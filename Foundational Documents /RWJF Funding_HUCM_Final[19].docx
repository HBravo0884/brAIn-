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F44B" w14:textId="705E6FB6" w:rsidR="0014720C" w:rsidRPr="00357391" w:rsidRDefault="00357391" w:rsidP="002E3D9F">
      <w:pPr>
        <w:pStyle w:val="Heading4"/>
        <w:jc w:val="both"/>
        <w:rPr>
          <w:rStyle w:val="Strong"/>
          <w:color w:val="000000" w:themeColor="text1"/>
        </w:rPr>
      </w:pPr>
      <w:r>
        <w:rPr>
          <w:rStyle w:val="Strong"/>
          <w:color w:val="000000" w:themeColor="text1"/>
        </w:rPr>
        <w:t xml:space="preserve">Title: </w:t>
      </w:r>
      <w:r w:rsidR="00C1367F" w:rsidRPr="00C1367F">
        <w:rPr>
          <w:rFonts w:ascii="Arial" w:hAnsi="Arial" w:cs="Arial"/>
          <w:b/>
          <w:bCs/>
          <w:color w:val="000000" w:themeColor="text1"/>
          <w:sz w:val="22"/>
          <w:szCs w:val="22"/>
        </w:rPr>
        <w:t>Diversity and Inclusion as Key Te</w:t>
      </w:r>
      <w:del w:id="0" w:author="hector bravo" w:date="2025-08-19T09:21:00Z" w16du:dateUtc="2025-08-19T13:21:00Z">
        <w:r w:rsidR="00C1367F" w:rsidRPr="00C1367F" w:rsidDel="003E0F8D">
          <w:rPr>
            <w:rFonts w:ascii="Arial" w:hAnsi="Arial" w:cs="Arial"/>
            <w:b/>
            <w:bCs/>
            <w:color w:val="000000" w:themeColor="text1"/>
            <w:sz w:val="22"/>
            <w:szCs w:val="22"/>
          </w:rPr>
          <w:delText>na</w:delText>
        </w:r>
      </w:del>
      <w:r w:rsidR="00C1367F" w:rsidRPr="00C1367F">
        <w:rPr>
          <w:rFonts w:ascii="Arial" w:hAnsi="Arial" w:cs="Arial"/>
          <w:b/>
          <w:bCs/>
          <w:color w:val="000000" w:themeColor="text1"/>
          <w:sz w:val="22"/>
          <w:szCs w:val="22"/>
        </w:rPr>
        <w:t>n</w:t>
      </w:r>
      <w:ins w:id="1" w:author="hector bravo" w:date="2025-08-19T09:21:00Z" w16du:dateUtc="2025-08-19T13:21:00Z">
        <w:r w:rsidR="003E0F8D">
          <w:rPr>
            <w:rFonts w:ascii="Arial" w:hAnsi="Arial" w:cs="Arial"/>
            <w:b/>
            <w:bCs/>
            <w:color w:val="000000" w:themeColor="text1"/>
            <w:sz w:val="22"/>
            <w:szCs w:val="22"/>
          </w:rPr>
          <w:t>e</w:t>
        </w:r>
      </w:ins>
      <w:r w:rsidR="00C1367F" w:rsidRPr="00C1367F">
        <w:rPr>
          <w:rFonts w:ascii="Arial" w:hAnsi="Arial" w:cs="Arial"/>
          <w:b/>
          <w:bCs/>
          <w:color w:val="000000" w:themeColor="text1"/>
          <w:sz w:val="22"/>
          <w:szCs w:val="22"/>
        </w:rPr>
        <w:t xml:space="preserve">ts </w:t>
      </w:r>
      <w:r w:rsidR="00C1367F">
        <w:rPr>
          <w:rFonts w:ascii="Arial" w:hAnsi="Arial" w:cs="Arial"/>
          <w:b/>
          <w:bCs/>
          <w:color w:val="000000" w:themeColor="text1"/>
          <w:sz w:val="22"/>
          <w:szCs w:val="22"/>
        </w:rPr>
        <w:t>of</w:t>
      </w:r>
      <w:r w:rsidR="00C1367F" w:rsidRPr="00C1367F">
        <w:rPr>
          <w:rFonts w:ascii="Arial" w:hAnsi="Arial" w:cs="Arial"/>
          <w:b/>
          <w:bCs/>
          <w:color w:val="000000" w:themeColor="text1"/>
          <w:sz w:val="22"/>
          <w:szCs w:val="22"/>
        </w:rPr>
        <w:t xml:space="preserve"> a </w:t>
      </w:r>
      <w:r w:rsidR="00AA25F1" w:rsidRPr="00C1367F">
        <w:rPr>
          <w:rFonts w:ascii="Arial" w:hAnsi="Arial" w:cs="Arial"/>
          <w:b/>
          <w:bCs/>
          <w:color w:val="000000" w:themeColor="text1"/>
          <w:sz w:val="22"/>
          <w:szCs w:val="22"/>
        </w:rPr>
        <w:t>Culturally Competent</w:t>
      </w:r>
      <w:r w:rsidR="00C1367F" w:rsidRPr="00C1367F">
        <w:rPr>
          <w:rFonts w:ascii="Arial" w:hAnsi="Arial" w:cs="Arial"/>
          <w:b/>
          <w:bCs/>
          <w:color w:val="000000" w:themeColor="text1"/>
          <w:sz w:val="22"/>
          <w:szCs w:val="22"/>
        </w:rPr>
        <w:t>, Equity-Centered Medical/Scientific Workforce</w:t>
      </w:r>
    </w:p>
    <w:p w14:paraId="72289E19" w14:textId="6084B442" w:rsidR="00396928" w:rsidRDefault="00396928" w:rsidP="002E046C">
      <w:pPr>
        <w:pStyle w:val="Heading4"/>
        <w:spacing w:line="360" w:lineRule="auto"/>
        <w:jc w:val="both"/>
      </w:pPr>
      <w:r w:rsidRPr="0210FFA2">
        <w:rPr>
          <w:rStyle w:val="Strong"/>
          <w:b w:val="0"/>
          <w:bCs w:val="0"/>
        </w:rPr>
        <w:t xml:space="preserve">Institutional Approach to Fostering a Culture of Belonging </w:t>
      </w:r>
      <w:r w:rsidR="1F65172F" w:rsidRPr="0210FFA2">
        <w:rPr>
          <w:rStyle w:val="Strong"/>
          <w:b w:val="0"/>
          <w:bCs w:val="0"/>
        </w:rPr>
        <w:t>and</w:t>
      </w:r>
      <w:r w:rsidRPr="0210FFA2">
        <w:rPr>
          <w:rStyle w:val="Strong"/>
          <w:b w:val="0"/>
          <w:bCs w:val="0"/>
        </w:rPr>
        <w:t xml:space="preserve"> Main Grant Activities</w:t>
      </w:r>
    </w:p>
    <w:p w14:paraId="15A75BFC" w14:textId="5473FE36" w:rsidR="009278CF" w:rsidRPr="00F2528C" w:rsidRDefault="0038192F" w:rsidP="002E046C">
      <w:pPr>
        <w:spacing w:line="360" w:lineRule="auto"/>
        <w:jc w:val="both"/>
        <w:rPr>
          <w:rFonts w:ascii="Arial" w:hAnsi="Arial" w:cs="Arial"/>
          <w:b/>
          <w:bCs/>
          <w:strike/>
          <w:color w:val="000000" w:themeColor="text1"/>
          <w:sz w:val="22"/>
          <w:szCs w:val="22"/>
        </w:rPr>
      </w:pPr>
      <w:r w:rsidRPr="00F2528C">
        <w:rPr>
          <w:rFonts w:ascii="Arial" w:hAnsi="Arial" w:cs="Arial"/>
          <w:color w:val="000000" w:themeColor="text1"/>
          <w:sz w:val="22"/>
          <w:szCs w:val="22"/>
        </w:rPr>
        <w:t xml:space="preserve">The </w:t>
      </w:r>
      <w:r w:rsidR="007849ED" w:rsidRPr="00F2528C">
        <w:rPr>
          <w:rFonts w:ascii="Arial" w:hAnsi="Arial" w:cs="Arial"/>
          <w:color w:val="000000" w:themeColor="text1"/>
          <w:sz w:val="22"/>
          <w:szCs w:val="22"/>
        </w:rPr>
        <w:t>Howard University</w:t>
      </w:r>
      <w:r w:rsidR="00117327" w:rsidRPr="00F2528C">
        <w:rPr>
          <w:rFonts w:ascii="Arial" w:hAnsi="Arial" w:cs="Arial"/>
          <w:color w:val="000000" w:themeColor="text1"/>
          <w:sz w:val="22"/>
          <w:szCs w:val="22"/>
        </w:rPr>
        <w:t xml:space="preserve"> College Medicine (HUCM)</w:t>
      </w:r>
      <w:r w:rsidR="00E803BC" w:rsidRPr="00F2528C">
        <w:rPr>
          <w:rFonts w:ascii="Arial" w:hAnsi="Arial" w:cs="Arial"/>
          <w:color w:val="000000" w:themeColor="text1"/>
          <w:sz w:val="22"/>
          <w:szCs w:val="22"/>
        </w:rPr>
        <w:t xml:space="preserve"> </w:t>
      </w:r>
      <w:r w:rsidR="009278CF" w:rsidRPr="00F2528C">
        <w:rPr>
          <w:rFonts w:ascii="Arial" w:hAnsi="Arial" w:cs="Arial"/>
          <w:color w:val="000000" w:themeColor="text1"/>
          <w:sz w:val="22"/>
          <w:szCs w:val="22"/>
        </w:rPr>
        <w:t xml:space="preserve">has been a cornerstone in advancing diversity in the health professions for over 150 years.  </w:t>
      </w:r>
      <w:r w:rsidR="008E7BD1" w:rsidRPr="00F2528C">
        <w:rPr>
          <w:rFonts w:ascii="Arial" w:hAnsi="Arial" w:cs="Arial"/>
          <w:color w:val="000000" w:themeColor="text1"/>
          <w:sz w:val="22"/>
          <w:szCs w:val="22"/>
        </w:rPr>
        <w:t>HU</w:t>
      </w:r>
      <w:r w:rsidR="009278CF" w:rsidRPr="00F2528C">
        <w:rPr>
          <w:rFonts w:ascii="Arial" w:hAnsi="Arial" w:cs="Arial"/>
          <w:color w:val="000000" w:themeColor="text1"/>
          <w:sz w:val="22"/>
          <w:szCs w:val="22"/>
        </w:rPr>
        <w:t xml:space="preserve"> was </w:t>
      </w:r>
      <w:r w:rsidR="00E803BC" w:rsidRPr="00F2528C">
        <w:rPr>
          <w:rFonts w:ascii="Arial" w:hAnsi="Arial" w:cs="Arial"/>
          <w:color w:val="000000" w:themeColor="text1"/>
          <w:sz w:val="22"/>
          <w:szCs w:val="22"/>
        </w:rPr>
        <w:t xml:space="preserve">founded </w:t>
      </w:r>
      <w:r w:rsidR="009278CF" w:rsidRPr="00F2528C">
        <w:rPr>
          <w:rFonts w:ascii="Arial" w:hAnsi="Arial" w:cs="Arial"/>
          <w:color w:val="000000" w:themeColor="text1"/>
          <w:sz w:val="22"/>
          <w:szCs w:val="22"/>
        </w:rPr>
        <w:t xml:space="preserve">on the heels of the American Civil war </w:t>
      </w:r>
      <w:r w:rsidR="008E7BD1" w:rsidRPr="00F2528C">
        <w:rPr>
          <w:rFonts w:ascii="Arial" w:hAnsi="Arial" w:cs="Arial"/>
          <w:color w:val="000000" w:themeColor="text1"/>
          <w:sz w:val="22"/>
          <w:szCs w:val="22"/>
        </w:rPr>
        <w:t>to educate the newly freed</w:t>
      </w:r>
      <w:r w:rsidR="002036EC" w:rsidRPr="00F2528C">
        <w:rPr>
          <w:rFonts w:ascii="Arial" w:hAnsi="Arial" w:cs="Arial"/>
          <w:color w:val="000000" w:themeColor="text1"/>
          <w:sz w:val="22"/>
          <w:szCs w:val="22"/>
        </w:rPr>
        <w:t xml:space="preserve">. </w:t>
      </w:r>
      <w:r w:rsidR="00C61748" w:rsidRPr="00F2528C">
        <w:rPr>
          <w:rFonts w:ascii="Arial" w:hAnsi="Arial" w:cs="Arial"/>
          <w:color w:val="000000" w:themeColor="text1"/>
          <w:sz w:val="22"/>
          <w:szCs w:val="22"/>
        </w:rPr>
        <w:t xml:space="preserve">While the clear intent was to uplift </w:t>
      </w:r>
      <w:r w:rsidR="008E7BD1" w:rsidRPr="00F2528C">
        <w:rPr>
          <w:rFonts w:ascii="Arial" w:hAnsi="Arial" w:cs="Arial"/>
          <w:color w:val="000000" w:themeColor="text1"/>
          <w:sz w:val="22"/>
          <w:szCs w:val="22"/>
        </w:rPr>
        <w:t>African American scholars</w:t>
      </w:r>
      <w:r w:rsidR="002036EC" w:rsidRPr="00F2528C">
        <w:rPr>
          <w:rFonts w:ascii="Arial" w:hAnsi="Arial" w:cs="Arial"/>
          <w:color w:val="000000" w:themeColor="text1"/>
          <w:sz w:val="22"/>
          <w:szCs w:val="22"/>
        </w:rPr>
        <w:t xml:space="preserve"> and ensure they could enter the historically exclusive medical profession</w:t>
      </w:r>
      <w:r w:rsidR="00BC1490" w:rsidRPr="00F2528C">
        <w:rPr>
          <w:rFonts w:ascii="Arial" w:hAnsi="Arial" w:cs="Arial"/>
          <w:color w:val="000000" w:themeColor="text1"/>
          <w:sz w:val="22"/>
          <w:szCs w:val="22"/>
        </w:rPr>
        <w:t xml:space="preserve"> in the post-slavery era</w:t>
      </w:r>
      <w:r w:rsidR="00C61748" w:rsidRPr="00F2528C">
        <w:rPr>
          <w:rFonts w:ascii="Arial" w:hAnsi="Arial" w:cs="Arial"/>
          <w:color w:val="000000" w:themeColor="text1"/>
          <w:sz w:val="22"/>
          <w:szCs w:val="22"/>
        </w:rPr>
        <w:t xml:space="preserve">, </w:t>
      </w:r>
      <w:r w:rsidR="00BC1490" w:rsidRPr="00F2528C">
        <w:rPr>
          <w:rFonts w:ascii="Arial" w:hAnsi="Arial" w:cs="Arial"/>
          <w:color w:val="000000" w:themeColor="text1"/>
          <w:sz w:val="22"/>
          <w:szCs w:val="22"/>
        </w:rPr>
        <w:t>the founding</w:t>
      </w:r>
      <w:r w:rsidR="00C61748" w:rsidRPr="00F2528C">
        <w:rPr>
          <w:rFonts w:ascii="Arial" w:hAnsi="Arial" w:cs="Arial"/>
          <w:color w:val="000000" w:themeColor="text1"/>
          <w:sz w:val="22"/>
          <w:szCs w:val="22"/>
        </w:rPr>
        <w:t xml:space="preserve"> </w:t>
      </w:r>
      <w:r w:rsidR="005674C5" w:rsidRPr="00F2528C">
        <w:rPr>
          <w:rFonts w:ascii="Arial" w:hAnsi="Arial" w:cs="Arial"/>
          <w:color w:val="000000" w:themeColor="text1"/>
          <w:sz w:val="22"/>
          <w:szCs w:val="22"/>
        </w:rPr>
        <w:t xml:space="preserve">faculty’s </w:t>
      </w:r>
      <w:r w:rsidR="00C61748" w:rsidRPr="00F2528C">
        <w:rPr>
          <w:rFonts w:ascii="Arial" w:hAnsi="Arial" w:cs="Arial"/>
          <w:color w:val="000000" w:themeColor="text1"/>
          <w:sz w:val="22"/>
          <w:szCs w:val="22"/>
        </w:rPr>
        <w:t xml:space="preserve">forethought was to be inclusive to </w:t>
      </w:r>
      <w:r w:rsidR="00BC1490" w:rsidRPr="00F2528C">
        <w:rPr>
          <w:rFonts w:ascii="Arial" w:hAnsi="Arial" w:cs="Arial"/>
          <w:color w:val="000000" w:themeColor="text1"/>
          <w:sz w:val="22"/>
          <w:szCs w:val="22"/>
        </w:rPr>
        <w:t xml:space="preserve">all </w:t>
      </w:r>
      <w:r w:rsidR="00C61748" w:rsidRPr="00F2528C">
        <w:rPr>
          <w:rFonts w:ascii="Arial" w:hAnsi="Arial" w:cs="Arial"/>
          <w:color w:val="000000" w:themeColor="text1"/>
          <w:sz w:val="22"/>
          <w:szCs w:val="22"/>
        </w:rPr>
        <w:t>marginalized</w:t>
      </w:r>
      <w:r w:rsidR="002036EC" w:rsidRPr="00F2528C">
        <w:rPr>
          <w:rFonts w:ascii="Arial" w:hAnsi="Arial" w:cs="Arial"/>
          <w:color w:val="000000" w:themeColor="text1"/>
          <w:sz w:val="22"/>
          <w:szCs w:val="22"/>
        </w:rPr>
        <w:t xml:space="preserve"> and underrepresented</w:t>
      </w:r>
      <w:r w:rsidR="00BC1490" w:rsidRPr="00F2528C">
        <w:rPr>
          <w:rFonts w:ascii="Arial" w:hAnsi="Arial" w:cs="Arial"/>
          <w:color w:val="000000" w:themeColor="text1"/>
          <w:sz w:val="22"/>
          <w:szCs w:val="22"/>
        </w:rPr>
        <w:t xml:space="preserve"> people</w:t>
      </w:r>
      <w:r w:rsidR="008E7BD1" w:rsidRPr="00F2528C">
        <w:rPr>
          <w:rFonts w:ascii="Arial" w:hAnsi="Arial" w:cs="Arial"/>
          <w:color w:val="000000" w:themeColor="text1"/>
          <w:sz w:val="22"/>
          <w:szCs w:val="22"/>
        </w:rPr>
        <w:t xml:space="preserve"> including women and the African diaspora</w:t>
      </w:r>
      <w:r w:rsidR="005674C5" w:rsidRPr="00F2528C">
        <w:rPr>
          <w:rFonts w:ascii="Arial" w:hAnsi="Arial" w:cs="Arial"/>
          <w:color w:val="000000" w:themeColor="text1"/>
          <w:sz w:val="22"/>
          <w:szCs w:val="22"/>
        </w:rPr>
        <w:t xml:space="preserve">; HUCM </w:t>
      </w:r>
      <w:r w:rsidR="00BC1490" w:rsidRPr="00F2528C">
        <w:rPr>
          <w:rFonts w:ascii="Arial" w:hAnsi="Arial" w:cs="Arial"/>
          <w:color w:val="000000" w:themeColor="text1"/>
          <w:sz w:val="22"/>
          <w:szCs w:val="22"/>
        </w:rPr>
        <w:t xml:space="preserve">indeed graduated its first female doctor (who was </w:t>
      </w:r>
      <w:r w:rsidR="00AC13A5" w:rsidRPr="00F2528C">
        <w:rPr>
          <w:rFonts w:ascii="Arial" w:hAnsi="Arial" w:cs="Arial"/>
          <w:color w:val="000000" w:themeColor="text1"/>
          <w:sz w:val="22"/>
          <w:szCs w:val="22"/>
        </w:rPr>
        <w:t>W</w:t>
      </w:r>
      <w:r w:rsidR="00BC1490" w:rsidRPr="00F2528C">
        <w:rPr>
          <w:rFonts w:ascii="Arial" w:hAnsi="Arial" w:cs="Arial"/>
          <w:color w:val="000000" w:themeColor="text1"/>
          <w:sz w:val="22"/>
          <w:szCs w:val="22"/>
        </w:rPr>
        <w:t>hite) in 1872</w:t>
      </w:r>
      <w:r w:rsidR="005674C5" w:rsidRPr="00F2528C">
        <w:rPr>
          <w:rFonts w:ascii="Arial" w:hAnsi="Arial" w:cs="Arial"/>
          <w:color w:val="000000" w:themeColor="text1"/>
          <w:sz w:val="22"/>
          <w:szCs w:val="22"/>
        </w:rPr>
        <w:t>, a rarity at that time</w:t>
      </w:r>
      <w:r w:rsidR="00AC13A5" w:rsidRPr="00F2528C">
        <w:rPr>
          <w:rFonts w:ascii="Arial" w:hAnsi="Arial" w:cs="Arial"/>
          <w:color w:val="000000" w:themeColor="text1"/>
          <w:sz w:val="22"/>
          <w:szCs w:val="22"/>
        </w:rPr>
        <w:t xml:space="preserve">, and continues to educate </w:t>
      </w:r>
      <w:r w:rsidR="008E7BD1" w:rsidRPr="00F2528C">
        <w:rPr>
          <w:rFonts w:ascii="Arial" w:hAnsi="Arial" w:cs="Arial"/>
          <w:color w:val="000000" w:themeColor="text1"/>
          <w:sz w:val="22"/>
          <w:szCs w:val="22"/>
        </w:rPr>
        <w:t>the most culturally/ethnically diverse student body in the country</w:t>
      </w:r>
      <w:r w:rsidR="00BC1490" w:rsidRPr="00F2528C">
        <w:rPr>
          <w:rFonts w:ascii="Arial" w:hAnsi="Arial" w:cs="Arial"/>
          <w:color w:val="000000" w:themeColor="text1"/>
          <w:sz w:val="22"/>
          <w:szCs w:val="22"/>
        </w:rPr>
        <w:t xml:space="preserve">.  The commitment </w:t>
      </w:r>
      <w:r w:rsidR="002036EC" w:rsidRPr="00F2528C">
        <w:rPr>
          <w:rFonts w:ascii="Arial" w:hAnsi="Arial" w:cs="Arial"/>
          <w:color w:val="000000" w:themeColor="text1"/>
          <w:sz w:val="22"/>
          <w:szCs w:val="22"/>
        </w:rPr>
        <w:t>to be open to all races and colors, both sexes, and all social classes</w:t>
      </w:r>
      <w:r w:rsidR="00BC1490" w:rsidRPr="00F2528C">
        <w:rPr>
          <w:rFonts w:ascii="Arial" w:hAnsi="Arial" w:cs="Arial"/>
          <w:color w:val="000000" w:themeColor="text1"/>
          <w:sz w:val="22"/>
          <w:szCs w:val="22"/>
        </w:rPr>
        <w:t xml:space="preserve"> was demonstrated early, and this</w:t>
      </w:r>
      <w:r w:rsidR="002036EC" w:rsidRPr="00F2528C">
        <w:rPr>
          <w:rFonts w:ascii="Arial" w:hAnsi="Arial" w:cs="Arial"/>
          <w:color w:val="000000" w:themeColor="text1"/>
          <w:sz w:val="22"/>
          <w:szCs w:val="22"/>
        </w:rPr>
        <w:t xml:space="preserve"> </w:t>
      </w:r>
      <w:r w:rsidR="00BC1490" w:rsidRPr="00F2528C">
        <w:rPr>
          <w:rFonts w:ascii="Arial" w:hAnsi="Arial" w:cs="Arial"/>
          <w:color w:val="000000" w:themeColor="text1"/>
          <w:sz w:val="22"/>
          <w:szCs w:val="22"/>
        </w:rPr>
        <w:t xml:space="preserve">focus on diversity reflects a broad understanding of race, culture, and identity, and how these elements influence healthcare outcomes. </w:t>
      </w:r>
      <w:r w:rsidR="002D09D0" w:rsidRPr="00F2528C">
        <w:rPr>
          <w:rFonts w:ascii="Arial" w:hAnsi="Arial" w:cs="Arial"/>
          <w:color w:val="000000" w:themeColor="text1"/>
          <w:sz w:val="22"/>
          <w:szCs w:val="22"/>
        </w:rPr>
        <w:t xml:space="preserve"> </w:t>
      </w:r>
      <w:r w:rsidR="009278CF" w:rsidRPr="00F2528C">
        <w:rPr>
          <w:rFonts w:ascii="Arial" w:hAnsi="Arial" w:cs="Arial"/>
          <w:color w:val="000000" w:themeColor="text1"/>
          <w:sz w:val="22"/>
          <w:szCs w:val="22"/>
        </w:rPr>
        <w:t xml:space="preserve">Our </w:t>
      </w:r>
      <w:r w:rsidR="00177032" w:rsidRPr="00F2528C">
        <w:rPr>
          <w:rFonts w:ascii="Arial" w:hAnsi="Arial" w:cs="Arial"/>
          <w:color w:val="000000" w:themeColor="text1"/>
          <w:sz w:val="22"/>
          <w:szCs w:val="22"/>
        </w:rPr>
        <w:t xml:space="preserve">general </w:t>
      </w:r>
      <w:r w:rsidR="009278CF" w:rsidRPr="00F2528C">
        <w:rPr>
          <w:rFonts w:ascii="Arial" w:hAnsi="Arial" w:cs="Arial"/>
          <w:color w:val="000000" w:themeColor="text1"/>
          <w:sz w:val="22"/>
          <w:szCs w:val="22"/>
        </w:rPr>
        <w:t>approach centers on</w:t>
      </w:r>
      <w:r w:rsidR="009278CF" w:rsidRPr="00F2528C">
        <w:rPr>
          <w:rFonts w:ascii="Arial" w:hAnsi="Arial" w:cs="Arial"/>
          <w:b/>
          <w:bCs/>
          <w:color w:val="000000" w:themeColor="text1"/>
          <w:sz w:val="22"/>
          <w:szCs w:val="22"/>
        </w:rPr>
        <w:t xml:space="preserve"> </w:t>
      </w:r>
      <w:r w:rsidR="009278CF" w:rsidRPr="00F2528C">
        <w:rPr>
          <w:rStyle w:val="Strong"/>
          <w:rFonts w:ascii="Arial" w:eastAsiaTheme="majorEastAsia" w:hAnsi="Arial" w:cs="Arial"/>
          <w:b w:val="0"/>
          <w:bCs w:val="0"/>
          <w:color w:val="000000" w:themeColor="text1"/>
          <w:sz w:val="22"/>
          <w:szCs w:val="22"/>
        </w:rPr>
        <w:t>structural equity</w:t>
      </w:r>
      <w:r w:rsidR="009278CF" w:rsidRPr="00F2528C">
        <w:rPr>
          <w:rFonts w:ascii="Arial" w:hAnsi="Arial" w:cs="Arial"/>
          <w:b/>
          <w:bCs/>
          <w:color w:val="000000" w:themeColor="text1"/>
          <w:sz w:val="22"/>
          <w:szCs w:val="22"/>
        </w:rPr>
        <w:t xml:space="preserve">, </w:t>
      </w:r>
      <w:r w:rsidR="009278CF" w:rsidRPr="00F2528C">
        <w:rPr>
          <w:rStyle w:val="Strong"/>
          <w:rFonts w:ascii="Arial" w:eastAsiaTheme="majorEastAsia" w:hAnsi="Arial" w:cs="Arial"/>
          <w:b w:val="0"/>
          <w:bCs w:val="0"/>
          <w:color w:val="000000" w:themeColor="text1"/>
          <w:sz w:val="22"/>
          <w:szCs w:val="22"/>
        </w:rPr>
        <w:t>intersectional mentorship</w:t>
      </w:r>
      <w:r w:rsidR="009278CF" w:rsidRPr="00F2528C">
        <w:rPr>
          <w:rFonts w:ascii="Arial" w:hAnsi="Arial" w:cs="Arial"/>
          <w:b/>
          <w:bCs/>
          <w:color w:val="000000" w:themeColor="text1"/>
          <w:sz w:val="22"/>
          <w:szCs w:val="22"/>
        </w:rPr>
        <w:t xml:space="preserve">, </w:t>
      </w:r>
      <w:r w:rsidR="009278CF" w:rsidRPr="00F2528C">
        <w:rPr>
          <w:rFonts w:ascii="Arial" w:hAnsi="Arial" w:cs="Arial"/>
          <w:color w:val="000000" w:themeColor="text1"/>
          <w:sz w:val="22"/>
          <w:szCs w:val="22"/>
        </w:rPr>
        <w:t>and</w:t>
      </w:r>
      <w:r w:rsidR="009278CF" w:rsidRPr="00F2528C">
        <w:rPr>
          <w:rFonts w:ascii="Arial" w:hAnsi="Arial" w:cs="Arial"/>
          <w:b/>
          <w:bCs/>
          <w:color w:val="000000" w:themeColor="text1"/>
          <w:sz w:val="22"/>
          <w:szCs w:val="22"/>
        </w:rPr>
        <w:t xml:space="preserve"> </w:t>
      </w:r>
      <w:r w:rsidR="009278CF" w:rsidRPr="00F2528C">
        <w:rPr>
          <w:rStyle w:val="Strong"/>
          <w:rFonts w:ascii="Arial" w:eastAsiaTheme="majorEastAsia" w:hAnsi="Arial" w:cs="Arial"/>
          <w:b w:val="0"/>
          <w:bCs w:val="0"/>
          <w:color w:val="000000" w:themeColor="text1"/>
          <w:sz w:val="22"/>
          <w:szCs w:val="22"/>
        </w:rPr>
        <w:t>sustainable DEI infrastructure</w:t>
      </w:r>
      <w:r w:rsidR="009278CF" w:rsidRPr="00F2528C">
        <w:rPr>
          <w:rFonts w:ascii="Arial" w:hAnsi="Arial" w:cs="Arial"/>
          <w:b/>
          <w:bCs/>
          <w:color w:val="000000" w:themeColor="text1"/>
          <w:sz w:val="22"/>
          <w:szCs w:val="22"/>
        </w:rPr>
        <w:t>.</w:t>
      </w:r>
      <w:r w:rsidR="009278CF" w:rsidRPr="00F2528C">
        <w:rPr>
          <w:rFonts w:ascii="Arial" w:hAnsi="Arial" w:cs="Arial"/>
          <w:b/>
          <w:bCs/>
          <w:strike/>
          <w:color w:val="000000" w:themeColor="text1"/>
          <w:sz w:val="22"/>
          <w:szCs w:val="22"/>
        </w:rPr>
        <w:t xml:space="preserve"> </w:t>
      </w:r>
      <w:r w:rsidR="0023138A" w:rsidRPr="00F2528C">
        <w:rPr>
          <w:rFonts w:ascii="Arial" w:hAnsi="Arial" w:cs="Arial"/>
          <w:b/>
          <w:bCs/>
          <w:strike/>
          <w:color w:val="000000" w:themeColor="text1"/>
          <w:sz w:val="22"/>
          <w:szCs w:val="22"/>
        </w:rPr>
        <w:t xml:space="preserve"> </w:t>
      </w:r>
    </w:p>
    <w:p w14:paraId="2F45F7D4" w14:textId="21A97869" w:rsidR="00FC0C10" w:rsidRPr="00E11160" w:rsidRDefault="00177032" w:rsidP="00E11160">
      <w:pPr>
        <w:spacing w:line="360" w:lineRule="auto"/>
        <w:ind w:firstLine="491"/>
        <w:jc w:val="both"/>
        <w:rPr>
          <w:rFonts w:ascii="Arial" w:hAnsi="Arial" w:cs="Arial"/>
          <w:color w:val="000000" w:themeColor="text1"/>
          <w:sz w:val="22"/>
          <w:szCs w:val="22"/>
        </w:rPr>
      </w:pPr>
      <w:r w:rsidRPr="00F2528C">
        <w:rPr>
          <w:rFonts w:ascii="Arial" w:hAnsi="Arial" w:cs="Arial"/>
          <w:color w:val="000000" w:themeColor="text1"/>
          <w:sz w:val="22"/>
          <w:szCs w:val="22"/>
        </w:rPr>
        <w:t>W</w:t>
      </w:r>
      <w:r w:rsidR="007E6AB7" w:rsidRPr="00F2528C">
        <w:rPr>
          <w:rFonts w:ascii="Arial" w:hAnsi="Arial" w:cs="Arial"/>
          <w:color w:val="000000" w:themeColor="text1"/>
          <w:sz w:val="22"/>
          <w:szCs w:val="22"/>
        </w:rPr>
        <w:t>ith this grant</w:t>
      </w:r>
      <w:r w:rsidRPr="00F2528C">
        <w:rPr>
          <w:rFonts w:ascii="Arial" w:hAnsi="Arial" w:cs="Arial"/>
          <w:color w:val="000000" w:themeColor="text1"/>
          <w:sz w:val="22"/>
          <w:szCs w:val="22"/>
        </w:rPr>
        <w:t xml:space="preserve">, we will continue </w:t>
      </w:r>
      <w:r w:rsidR="007E6AB7" w:rsidRPr="00F2528C">
        <w:rPr>
          <w:rFonts w:ascii="Arial" w:hAnsi="Arial" w:cs="Arial"/>
          <w:color w:val="000000" w:themeColor="text1"/>
          <w:sz w:val="22"/>
          <w:szCs w:val="22"/>
        </w:rPr>
        <w:t xml:space="preserve">to facilitate </w:t>
      </w:r>
      <w:r w:rsidR="006D7276" w:rsidRPr="00F2528C">
        <w:rPr>
          <w:rFonts w:ascii="Arial" w:hAnsi="Arial" w:cs="Arial"/>
          <w:color w:val="000000" w:themeColor="text1"/>
          <w:sz w:val="22"/>
          <w:szCs w:val="22"/>
        </w:rPr>
        <w:t>generational</w:t>
      </w:r>
      <w:r w:rsidR="00F73F98" w:rsidRPr="00F2528C">
        <w:rPr>
          <w:rFonts w:ascii="Arial" w:hAnsi="Arial" w:cs="Arial"/>
          <w:color w:val="000000" w:themeColor="text1"/>
          <w:sz w:val="22"/>
          <w:szCs w:val="22"/>
        </w:rPr>
        <w:t xml:space="preserve"> representation and</w:t>
      </w:r>
      <w:r w:rsidR="006D7276" w:rsidRPr="00F2528C">
        <w:rPr>
          <w:rFonts w:ascii="Arial" w:hAnsi="Arial" w:cs="Arial"/>
          <w:color w:val="000000" w:themeColor="text1"/>
          <w:sz w:val="22"/>
          <w:szCs w:val="22"/>
        </w:rPr>
        <w:t xml:space="preserve"> </w:t>
      </w:r>
      <w:r w:rsidR="00F73F98" w:rsidRPr="00F2528C">
        <w:rPr>
          <w:rFonts w:ascii="Arial" w:hAnsi="Arial" w:cs="Arial"/>
          <w:color w:val="000000" w:themeColor="text1"/>
          <w:sz w:val="22"/>
          <w:szCs w:val="22"/>
        </w:rPr>
        <w:t>access</w:t>
      </w:r>
      <w:r w:rsidR="006D7276" w:rsidRPr="00F2528C">
        <w:rPr>
          <w:rFonts w:ascii="Arial" w:hAnsi="Arial" w:cs="Arial"/>
          <w:color w:val="000000" w:themeColor="text1"/>
          <w:sz w:val="22"/>
          <w:szCs w:val="22"/>
        </w:rPr>
        <w:t xml:space="preserve"> </w:t>
      </w:r>
      <w:r w:rsidR="00F73F98" w:rsidRPr="00F2528C">
        <w:rPr>
          <w:rFonts w:ascii="Arial" w:hAnsi="Arial" w:cs="Arial"/>
          <w:color w:val="000000" w:themeColor="text1"/>
          <w:sz w:val="22"/>
          <w:szCs w:val="22"/>
        </w:rPr>
        <w:t>to healthcare in</w:t>
      </w:r>
      <w:r w:rsidR="006D7276" w:rsidRPr="00F2528C">
        <w:rPr>
          <w:rFonts w:ascii="Arial" w:hAnsi="Arial" w:cs="Arial"/>
          <w:color w:val="000000" w:themeColor="text1"/>
          <w:sz w:val="22"/>
          <w:szCs w:val="22"/>
        </w:rPr>
        <w:t xml:space="preserve"> underserved communities by </w:t>
      </w:r>
      <w:r w:rsidR="00F73F98" w:rsidRPr="00F2528C">
        <w:rPr>
          <w:rFonts w:ascii="Arial" w:hAnsi="Arial" w:cs="Arial"/>
          <w:color w:val="000000" w:themeColor="text1"/>
          <w:sz w:val="22"/>
          <w:szCs w:val="22"/>
        </w:rPr>
        <w:t xml:space="preserve">expanding the workforce with culturally competent medical professionals and scientists.  </w:t>
      </w:r>
      <w:r w:rsidRPr="00F2528C">
        <w:rPr>
          <w:rFonts w:ascii="Arial" w:hAnsi="Arial" w:cs="Arial"/>
          <w:color w:val="000000" w:themeColor="text1"/>
          <w:sz w:val="22"/>
          <w:szCs w:val="22"/>
        </w:rPr>
        <w:t xml:space="preserve">This grant will amplify five evidence-based activities designed to address systemic barriers at </w:t>
      </w:r>
      <w:r w:rsidR="006E6E26" w:rsidRPr="00F2528C">
        <w:rPr>
          <w:rFonts w:ascii="Arial" w:hAnsi="Arial" w:cs="Arial"/>
          <w:color w:val="000000" w:themeColor="text1"/>
          <w:sz w:val="22"/>
          <w:szCs w:val="22"/>
        </w:rPr>
        <w:t xml:space="preserve">the institution and at </w:t>
      </w:r>
      <w:r w:rsidRPr="00F2528C">
        <w:rPr>
          <w:rFonts w:ascii="Arial" w:hAnsi="Arial" w:cs="Arial"/>
          <w:color w:val="000000" w:themeColor="text1"/>
          <w:sz w:val="22"/>
          <w:szCs w:val="22"/>
        </w:rPr>
        <w:t>critical career stages for underrepresented minorities (URMs)</w:t>
      </w:r>
      <w:r w:rsidR="0014720C">
        <w:rPr>
          <w:rFonts w:ascii="Arial" w:hAnsi="Arial" w:cs="Arial"/>
          <w:color w:val="000000" w:themeColor="text1"/>
          <w:sz w:val="22"/>
          <w:szCs w:val="22"/>
        </w:rPr>
        <w:t>.</w:t>
      </w:r>
      <w:r w:rsidRPr="00F2528C">
        <w:rPr>
          <w:rFonts w:ascii="Arial" w:hAnsi="Arial" w:cs="Arial"/>
          <w:color w:val="000000" w:themeColor="text1"/>
          <w:sz w:val="22"/>
          <w:szCs w:val="22"/>
        </w:rPr>
        <w:t xml:space="preserve"> </w:t>
      </w:r>
    </w:p>
    <w:p w14:paraId="043522A9" w14:textId="77777777" w:rsidR="002E3D9F" w:rsidRDefault="002E3D9F" w:rsidP="002E046C">
      <w:pPr>
        <w:pStyle w:val="NormalWeb"/>
        <w:spacing w:before="0" w:beforeAutospacing="0" w:after="0" w:afterAutospacing="0" w:line="360" w:lineRule="auto"/>
        <w:jc w:val="both"/>
        <w:rPr>
          <w:rStyle w:val="Strong"/>
          <w:rFonts w:ascii="Arial" w:eastAsiaTheme="majorEastAsia" w:hAnsi="Arial" w:cs="Arial"/>
          <w:sz w:val="22"/>
          <w:szCs w:val="22"/>
        </w:rPr>
      </w:pPr>
    </w:p>
    <w:p w14:paraId="56F235AF" w14:textId="153DF037" w:rsidR="000B73A0" w:rsidRPr="00F2528C" w:rsidRDefault="000B73A0" w:rsidP="002E046C">
      <w:pPr>
        <w:pStyle w:val="NormalWeb"/>
        <w:spacing w:before="0" w:beforeAutospacing="0" w:after="0" w:afterAutospacing="0" w:line="360" w:lineRule="auto"/>
        <w:jc w:val="both"/>
        <w:rPr>
          <w:rFonts w:ascii="Arial" w:hAnsi="Arial" w:cs="Arial"/>
          <w:sz w:val="22"/>
          <w:szCs w:val="22"/>
        </w:rPr>
      </w:pPr>
      <w:r w:rsidRPr="00F2528C">
        <w:rPr>
          <w:rStyle w:val="Strong"/>
          <w:rFonts w:ascii="Arial" w:eastAsiaTheme="majorEastAsia" w:hAnsi="Arial" w:cs="Arial"/>
          <w:sz w:val="22"/>
          <w:szCs w:val="22"/>
        </w:rPr>
        <w:t>Aim 1: Institutionalizing DEI Through Structural Reform</w:t>
      </w:r>
      <w:r w:rsidRPr="00F2528C">
        <w:rPr>
          <w:rFonts w:ascii="Arial" w:hAnsi="Arial" w:cs="Arial"/>
          <w:color w:val="000000" w:themeColor="text1"/>
          <w:sz w:val="22"/>
          <w:szCs w:val="22"/>
        </w:rPr>
        <w:t xml:space="preserve"> – our goal is to ensure that </w:t>
      </w:r>
      <w:r w:rsidR="006E5A2C" w:rsidRPr="00F2528C">
        <w:rPr>
          <w:rFonts w:ascii="Arial" w:hAnsi="Arial" w:cs="Arial"/>
          <w:color w:val="000000" w:themeColor="text1"/>
          <w:sz w:val="22"/>
          <w:szCs w:val="22"/>
        </w:rPr>
        <w:t>JEDI</w:t>
      </w:r>
      <w:r w:rsidRPr="00F2528C">
        <w:rPr>
          <w:rFonts w:ascii="Arial" w:hAnsi="Arial" w:cs="Arial"/>
          <w:color w:val="000000" w:themeColor="text1"/>
          <w:sz w:val="22"/>
          <w:szCs w:val="22"/>
        </w:rPr>
        <w:t xml:space="preserve"> efforts are enshrined </w:t>
      </w:r>
      <w:r w:rsidR="006E5A2C" w:rsidRPr="00F2528C">
        <w:rPr>
          <w:rFonts w:ascii="Arial" w:hAnsi="Arial" w:cs="Arial"/>
          <w:color w:val="000000" w:themeColor="text1"/>
          <w:sz w:val="22"/>
          <w:szCs w:val="22"/>
        </w:rPr>
        <w:t xml:space="preserve">in all operations of the College of Medicine, </w:t>
      </w:r>
      <w:r w:rsidRPr="00F2528C">
        <w:rPr>
          <w:rFonts w:ascii="Arial" w:hAnsi="Arial" w:cs="Arial"/>
          <w:color w:val="000000" w:themeColor="text1"/>
          <w:sz w:val="22"/>
          <w:szCs w:val="22"/>
        </w:rPr>
        <w:t xml:space="preserve">and </w:t>
      </w:r>
      <w:r w:rsidR="006E5A2C" w:rsidRPr="00F2528C">
        <w:rPr>
          <w:rFonts w:ascii="Arial" w:hAnsi="Arial" w:cs="Arial"/>
          <w:color w:val="000000" w:themeColor="text1"/>
          <w:sz w:val="22"/>
          <w:szCs w:val="22"/>
        </w:rPr>
        <w:t xml:space="preserve">that efforts are </w:t>
      </w:r>
      <w:r w:rsidRPr="00F2528C">
        <w:rPr>
          <w:rFonts w:ascii="Arial" w:hAnsi="Arial" w:cs="Arial"/>
          <w:color w:val="000000" w:themeColor="text1"/>
          <w:sz w:val="22"/>
          <w:szCs w:val="22"/>
        </w:rPr>
        <w:t xml:space="preserve">formally documented </w:t>
      </w:r>
      <w:r w:rsidR="006E5A2C" w:rsidRPr="00F2528C">
        <w:rPr>
          <w:rFonts w:ascii="Arial" w:hAnsi="Arial" w:cs="Arial"/>
          <w:color w:val="000000" w:themeColor="text1"/>
          <w:sz w:val="22"/>
          <w:szCs w:val="22"/>
        </w:rPr>
        <w:t xml:space="preserve">via a robust dashboard to track activity </w:t>
      </w:r>
      <w:r w:rsidR="00987B81" w:rsidRPr="00F2528C">
        <w:rPr>
          <w:rFonts w:ascii="Arial" w:hAnsi="Arial" w:cs="Arial"/>
          <w:color w:val="000000" w:themeColor="text1"/>
          <w:sz w:val="22"/>
          <w:szCs w:val="22"/>
        </w:rPr>
        <w:t>that</w:t>
      </w:r>
      <w:r w:rsidR="006E5A2C" w:rsidRPr="00F2528C">
        <w:rPr>
          <w:rFonts w:ascii="Arial" w:hAnsi="Arial" w:cs="Arial"/>
          <w:color w:val="000000" w:themeColor="text1"/>
          <w:sz w:val="22"/>
          <w:szCs w:val="22"/>
        </w:rPr>
        <w:t xml:space="preserve"> facilitate</w:t>
      </w:r>
      <w:r w:rsidR="00987B81" w:rsidRPr="00F2528C">
        <w:rPr>
          <w:rFonts w:ascii="Arial" w:hAnsi="Arial" w:cs="Arial"/>
          <w:color w:val="000000" w:themeColor="text1"/>
          <w:sz w:val="22"/>
          <w:szCs w:val="22"/>
        </w:rPr>
        <w:t>s</w:t>
      </w:r>
      <w:r w:rsidR="006E5A2C" w:rsidRPr="00F2528C">
        <w:rPr>
          <w:rFonts w:ascii="Arial" w:hAnsi="Arial" w:cs="Arial"/>
          <w:color w:val="000000" w:themeColor="text1"/>
          <w:sz w:val="22"/>
          <w:szCs w:val="22"/>
        </w:rPr>
        <w:t xml:space="preserve"> accountability.  We will conduct </w:t>
      </w:r>
      <w:r w:rsidRPr="00F2528C">
        <w:rPr>
          <w:rFonts w:ascii="Arial" w:hAnsi="Arial" w:cs="Arial"/>
          <w:color w:val="000000" w:themeColor="text1"/>
          <w:sz w:val="22"/>
          <w:szCs w:val="22"/>
        </w:rPr>
        <w:t>an HUCM-wide self-study</w:t>
      </w:r>
      <w:r w:rsidR="006E5A2C" w:rsidRPr="00F2528C">
        <w:rPr>
          <w:rFonts w:ascii="Arial" w:hAnsi="Arial" w:cs="Arial"/>
          <w:color w:val="000000" w:themeColor="text1"/>
          <w:sz w:val="22"/>
          <w:szCs w:val="22"/>
        </w:rPr>
        <w:t xml:space="preserve"> and will institute </w:t>
      </w:r>
      <w:r w:rsidRPr="00F2528C">
        <w:rPr>
          <w:rFonts w:ascii="Arial" w:hAnsi="Arial" w:cs="Arial"/>
          <w:color w:val="000000" w:themeColor="text1"/>
          <w:sz w:val="22"/>
          <w:szCs w:val="22"/>
        </w:rPr>
        <w:t xml:space="preserve">DEI sensitivity training and exposure for all </w:t>
      </w:r>
      <w:r w:rsidR="006E5A2C" w:rsidRPr="00F2528C">
        <w:rPr>
          <w:rFonts w:ascii="Arial" w:hAnsi="Arial" w:cs="Arial"/>
          <w:color w:val="000000" w:themeColor="text1"/>
          <w:sz w:val="22"/>
          <w:szCs w:val="22"/>
        </w:rPr>
        <w:t xml:space="preserve">our </w:t>
      </w:r>
      <w:r w:rsidRPr="00F2528C">
        <w:rPr>
          <w:rFonts w:ascii="Arial" w:hAnsi="Arial" w:cs="Arial"/>
          <w:color w:val="000000" w:themeColor="text1"/>
          <w:sz w:val="22"/>
          <w:szCs w:val="22"/>
        </w:rPr>
        <w:t xml:space="preserve">constituents.  </w:t>
      </w:r>
      <w:r w:rsidR="00E45E0F" w:rsidRPr="00F2528C">
        <w:rPr>
          <w:rFonts w:ascii="Arial" w:hAnsi="Arial" w:cs="Arial"/>
          <w:sz w:val="22"/>
          <w:szCs w:val="22"/>
        </w:rPr>
        <w:t xml:space="preserve">This aligns with frameworks showing institutional self-assessment drives sustained DEI progress (Sotto-Santiago et al., 2020). </w:t>
      </w:r>
      <w:r w:rsidRPr="00F2528C">
        <w:rPr>
          <w:rFonts w:ascii="Arial" w:hAnsi="Arial" w:cs="Arial"/>
          <w:color w:val="000000" w:themeColor="text1"/>
          <w:sz w:val="22"/>
          <w:szCs w:val="22"/>
        </w:rPr>
        <w:t>We</w:t>
      </w:r>
      <w:r w:rsidRPr="00F2528C">
        <w:rPr>
          <w:rFonts w:ascii="Arial" w:hAnsi="Arial" w:cs="Arial"/>
          <w:sz w:val="22"/>
          <w:szCs w:val="22"/>
        </w:rPr>
        <w:t xml:space="preserve"> will carefully review and anchor initiatives in policies, resource allocation, and accountability mechanisms</w:t>
      </w:r>
      <w:r w:rsidR="006E5A2C" w:rsidRPr="00F2528C">
        <w:rPr>
          <w:rFonts w:ascii="Arial" w:hAnsi="Arial" w:cs="Arial"/>
          <w:sz w:val="22"/>
          <w:szCs w:val="22"/>
        </w:rPr>
        <w:t xml:space="preserve"> when possible</w:t>
      </w:r>
      <w:r w:rsidRPr="00F2528C">
        <w:rPr>
          <w:rFonts w:ascii="Arial" w:hAnsi="Arial" w:cs="Arial"/>
          <w:sz w:val="22"/>
          <w:szCs w:val="22"/>
        </w:rPr>
        <w:t xml:space="preserve">. This requires moving beyond isolated programs to embed </w:t>
      </w:r>
      <w:r w:rsidR="006E5A2C" w:rsidRPr="00F2528C">
        <w:rPr>
          <w:rFonts w:ascii="Arial" w:hAnsi="Arial" w:cs="Arial"/>
          <w:sz w:val="22"/>
          <w:szCs w:val="22"/>
        </w:rPr>
        <w:t>JEDI principles</w:t>
      </w:r>
      <w:r w:rsidRPr="00F2528C">
        <w:rPr>
          <w:rFonts w:ascii="Arial" w:hAnsi="Arial" w:cs="Arial"/>
          <w:sz w:val="22"/>
          <w:szCs w:val="22"/>
        </w:rPr>
        <w:t xml:space="preserve"> </w:t>
      </w:r>
      <w:r w:rsidR="006E5A2C" w:rsidRPr="00F2528C">
        <w:rPr>
          <w:rFonts w:ascii="Arial" w:hAnsi="Arial" w:cs="Arial"/>
          <w:sz w:val="22"/>
          <w:szCs w:val="22"/>
        </w:rPr>
        <w:t xml:space="preserve">centrally </w:t>
      </w:r>
      <w:r w:rsidRPr="00F2528C">
        <w:rPr>
          <w:rFonts w:ascii="Arial" w:hAnsi="Arial" w:cs="Arial"/>
          <w:sz w:val="22"/>
          <w:szCs w:val="22"/>
        </w:rPr>
        <w:t xml:space="preserve">into </w:t>
      </w:r>
      <w:r w:rsidR="006E5A2C" w:rsidRPr="00F2528C">
        <w:rPr>
          <w:rFonts w:ascii="Arial" w:hAnsi="Arial" w:cs="Arial"/>
          <w:sz w:val="22"/>
          <w:szCs w:val="22"/>
        </w:rPr>
        <w:t xml:space="preserve">our </w:t>
      </w:r>
      <w:r w:rsidRPr="00F2528C">
        <w:rPr>
          <w:rFonts w:ascii="Arial" w:hAnsi="Arial" w:cs="Arial"/>
          <w:sz w:val="22"/>
          <w:szCs w:val="22"/>
        </w:rPr>
        <w:t xml:space="preserve">operational DNA—ensuring expectations are standardized and tied to the HUCM’s strategic plan. Dr. Andrea Hayes Dixon, Dean, has buy-in and will support effective execution, but this approach demands dedicated funding. As part of this, we will enact 3 activities. </w:t>
      </w:r>
    </w:p>
    <w:p w14:paraId="624A61DB" w14:textId="5E0428A2" w:rsidR="000B73A0" w:rsidRPr="00F2528C" w:rsidRDefault="000B73A0" w:rsidP="002E046C">
      <w:pPr>
        <w:pStyle w:val="NormalWeb"/>
        <w:spacing w:before="0" w:beforeAutospacing="0" w:after="0" w:afterAutospacing="0" w:line="360" w:lineRule="auto"/>
        <w:ind w:firstLine="720"/>
        <w:jc w:val="both"/>
        <w:rPr>
          <w:rStyle w:val="Strong"/>
          <w:rFonts w:ascii="Arial" w:hAnsi="Arial" w:cs="Arial"/>
          <w:b w:val="0"/>
          <w:bCs w:val="0"/>
          <w:sz w:val="22"/>
          <w:szCs w:val="22"/>
        </w:rPr>
      </w:pPr>
      <w:r w:rsidRPr="0210FFA2">
        <w:rPr>
          <w:rFonts w:ascii="Arial" w:hAnsi="Arial" w:cs="Arial"/>
          <w:b/>
          <w:bCs/>
          <w:sz w:val="22"/>
          <w:szCs w:val="22"/>
          <w:u w:val="single"/>
        </w:rPr>
        <w:t>Aim 1a:</w:t>
      </w:r>
      <w:r w:rsidRPr="0210FFA2">
        <w:rPr>
          <w:rFonts w:ascii="Arial" w:hAnsi="Arial" w:cs="Arial"/>
          <w:sz w:val="22"/>
          <w:szCs w:val="22"/>
          <w:u w:val="single"/>
        </w:rPr>
        <w:t xml:space="preserve"> </w:t>
      </w:r>
      <w:r w:rsidRPr="0210FFA2">
        <w:rPr>
          <w:rStyle w:val="Strong"/>
          <w:rFonts w:ascii="Arial" w:eastAsiaTheme="majorEastAsia" w:hAnsi="Arial" w:cs="Arial"/>
          <w:sz w:val="22"/>
          <w:szCs w:val="22"/>
        </w:rPr>
        <w:t>Belonging in Medicine Initiative</w:t>
      </w:r>
      <w:r w:rsidRPr="0210FFA2">
        <w:rPr>
          <w:rFonts w:ascii="Arial" w:hAnsi="Arial" w:cs="Arial"/>
          <w:sz w:val="22"/>
          <w:szCs w:val="22"/>
        </w:rPr>
        <w:t xml:space="preserve"> is designed to embed DEI into policies and daily practices. Our aim is to create an environment where all students, faculty, and staff feel valued, supported, and empowered to thrive. </w:t>
      </w:r>
      <w:r w:rsidR="00E45E0F" w:rsidRPr="0210FFA2">
        <w:rPr>
          <w:rFonts w:ascii="Arial" w:hAnsi="Arial" w:cs="Arial"/>
          <w:sz w:val="22"/>
          <w:szCs w:val="22"/>
        </w:rPr>
        <w:t>Core</w:t>
      </w:r>
      <w:r w:rsidRPr="0210FFA2">
        <w:rPr>
          <w:rFonts w:ascii="Arial" w:hAnsi="Arial" w:cs="Arial"/>
          <w:sz w:val="22"/>
          <w:szCs w:val="22"/>
        </w:rPr>
        <w:t xml:space="preserve"> components</w:t>
      </w:r>
      <w:r w:rsidR="00E45E0F" w:rsidRPr="0210FFA2">
        <w:rPr>
          <w:rFonts w:ascii="Arial" w:hAnsi="Arial" w:cs="Arial"/>
          <w:sz w:val="22"/>
          <w:szCs w:val="22"/>
        </w:rPr>
        <w:t xml:space="preserve"> include</w:t>
      </w:r>
      <w:r w:rsidRPr="0210FFA2">
        <w:rPr>
          <w:rFonts w:ascii="Arial" w:hAnsi="Arial" w:cs="Arial"/>
          <w:sz w:val="22"/>
          <w:szCs w:val="22"/>
        </w:rPr>
        <w:t xml:space="preserve"> a) </w:t>
      </w:r>
      <w:r w:rsidRPr="0210FFA2">
        <w:rPr>
          <w:rFonts w:ascii="Arial" w:eastAsiaTheme="majorEastAsia" w:hAnsi="Arial" w:cs="Arial"/>
          <w:sz w:val="22"/>
          <w:szCs w:val="22"/>
        </w:rPr>
        <w:t xml:space="preserve">Cultural Humility Training-  to </w:t>
      </w:r>
      <w:r w:rsidRPr="0210FFA2">
        <w:rPr>
          <w:rFonts w:ascii="Arial" w:hAnsi="Arial" w:cs="Arial"/>
          <w:sz w:val="22"/>
          <w:szCs w:val="22"/>
        </w:rPr>
        <w:t xml:space="preserve">equip </w:t>
      </w:r>
      <w:r w:rsidR="00E45E0F" w:rsidRPr="0210FFA2">
        <w:rPr>
          <w:rFonts w:ascii="Arial" w:hAnsi="Arial" w:cs="Arial"/>
          <w:sz w:val="22"/>
          <w:szCs w:val="22"/>
        </w:rPr>
        <w:t>everyone</w:t>
      </w:r>
      <w:r w:rsidRPr="0210FFA2">
        <w:rPr>
          <w:rFonts w:ascii="Arial" w:hAnsi="Arial" w:cs="Arial"/>
          <w:sz w:val="22"/>
          <w:szCs w:val="22"/>
        </w:rPr>
        <w:t xml:space="preserve"> with tools to recognize and mitigate implicit biases in clinical and educational settings, b) Trauma-informed teaching practices- which involve putting policies for faculty to give trigger warnings for sensitive content, or be compassionate with flexible deadlines for students with health, and socioeconomic problems, and c) Train and document around the equity-centered care we provide, and ensure that it is executed.  For example, teach students how to manage a diabetes patient with food </w:t>
      </w:r>
      <w:r w:rsidRPr="0210FFA2">
        <w:rPr>
          <w:rFonts w:ascii="Arial" w:hAnsi="Arial" w:cs="Arial"/>
          <w:sz w:val="22"/>
          <w:szCs w:val="22"/>
        </w:rPr>
        <w:lastRenderedPageBreak/>
        <w:t>insecurity, or the misconception around pain thresholds for Black patients.  These are necessary to overcome that structural barrier to health care, beyond clinical care acumen. Mandatory workshops will train faculty and students to recognize and mitigate implicit biases that reflect the lived experiences of marginalized communities.</w:t>
      </w:r>
      <w:r w:rsidRPr="0210FFA2">
        <w:rPr>
          <w:rStyle w:val="Strong"/>
          <w:rFonts w:ascii="Arial" w:eastAsiaTheme="majorEastAsia" w:hAnsi="Arial" w:cs="Arial"/>
          <w:sz w:val="22"/>
          <w:szCs w:val="22"/>
        </w:rPr>
        <w:t xml:space="preserve"> </w:t>
      </w:r>
    </w:p>
    <w:p w14:paraId="5A9903AC" w14:textId="7C047930" w:rsidR="000B73A0" w:rsidRPr="00F2528C" w:rsidRDefault="000B73A0" w:rsidP="002E046C">
      <w:pPr>
        <w:pStyle w:val="NormalWeb"/>
        <w:spacing w:before="0" w:beforeAutospacing="0" w:after="0" w:afterAutospacing="0" w:line="360" w:lineRule="auto"/>
        <w:ind w:firstLine="720"/>
        <w:jc w:val="both"/>
        <w:rPr>
          <w:rFonts w:ascii="Arial" w:hAnsi="Arial" w:cs="Arial"/>
          <w:sz w:val="22"/>
          <w:szCs w:val="22"/>
        </w:rPr>
      </w:pPr>
      <w:r w:rsidRPr="00F2528C">
        <w:rPr>
          <w:rStyle w:val="Strong"/>
          <w:rFonts w:ascii="Arial" w:eastAsiaTheme="majorEastAsia" w:hAnsi="Arial" w:cs="Arial"/>
          <w:sz w:val="22"/>
          <w:szCs w:val="22"/>
          <w:u w:val="single"/>
        </w:rPr>
        <w:t>Aim 1b:</w:t>
      </w:r>
      <w:r w:rsidRPr="00F2528C">
        <w:rPr>
          <w:rStyle w:val="Strong"/>
          <w:rFonts w:ascii="Arial" w:eastAsiaTheme="majorEastAsia" w:hAnsi="Arial" w:cs="Arial"/>
          <w:sz w:val="22"/>
          <w:szCs w:val="22"/>
        </w:rPr>
        <w:t xml:space="preserve"> Peer Mentorship Networks to Combat Attrition --</w:t>
      </w:r>
      <w:r w:rsidRPr="00F2528C">
        <w:rPr>
          <w:rFonts w:ascii="Arial" w:hAnsi="Arial" w:cs="Arial"/>
          <w:sz w:val="22"/>
          <w:szCs w:val="22"/>
        </w:rPr>
        <w:t xml:space="preserve"> Structural support for faculty requires dismantling isolation, which can be challenging in a busy academic medicine climate.  We have developed a 3-tiered mentorship model: a) where faculty </w:t>
      </w:r>
      <w:r w:rsidR="00E45E0F" w:rsidRPr="00F2528C">
        <w:rPr>
          <w:rFonts w:ascii="Arial" w:hAnsi="Arial" w:cs="Arial"/>
          <w:sz w:val="22"/>
          <w:szCs w:val="22"/>
        </w:rPr>
        <w:t xml:space="preserve">are paired </w:t>
      </w:r>
      <w:r w:rsidRPr="00F2528C">
        <w:rPr>
          <w:rFonts w:ascii="Arial" w:hAnsi="Arial" w:cs="Arial"/>
          <w:sz w:val="22"/>
          <w:szCs w:val="22"/>
        </w:rPr>
        <w:t xml:space="preserve">with medical students </w:t>
      </w:r>
      <w:r w:rsidR="00E45E0F" w:rsidRPr="00F2528C">
        <w:rPr>
          <w:rFonts w:ascii="Arial" w:hAnsi="Arial" w:cs="Arial"/>
          <w:sz w:val="22"/>
          <w:szCs w:val="22"/>
        </w:rPr>
        <w:t>and participate in</w:t>
      </w:r>
      <w:r w:rsidRPr="00F2528C">
        <w:rPr>
          <w:rFonts w:ascii="Arial" w:hAnsi="Arial" w:cs="Arial"/>
          <w:sz w:val="22"/>
          <w:szCs w:val="22"/>
        </w:rPr>
        <w:t xml:space="preserve"> monthly mentorship sessions focused on a specific topic. </w:t>
      </w:r>
      <w:r w:rsidR="00E45E0F" w:rsidRPr="00F2528C">
        <w:rPr>
          <w:rFonts w:ascii="Arial" w:hAnsi="Arial" w:cs="Arial"/>
          <w:sz w:val="22"/>
          <w:szCs w:val="22"/>
        </w:rPr>
        <w:t>We</w:t>
      </w:r>
      <w:r w:rsidRPr="00F2528C">
        <w:rPr>
          <w:rFonts w:ascii="Arial" w:hAnsi="Arial" w:cs="Arial"/>
          <w:sz w:val="22"/>
          <w:szCs w:val="22"/>
        </w:rPr>
        <w:t xml:space="preserve"> will institute Peer circles to connect faculty across departments to share promotion strategies, and within the department to navigate the local departmental culture</w:t>
      </w:r>
      <w:r w:rsidR="00773D78" w:rsidRPr="00F2528C">
        <w:rPr>
          <w:rFonts w:ascii="Arial" w:hAnsi="Arial" w:cs="Arial"/>
          <w:sz w:val="22"/>
          <w:szCs w:val="22"/>
        </w:rPr>
        <w:t>.  In addition, a</w:t>
      </w:r>
      <w:r w:rsidRPr="00F2528C">
        <w:rPr>
          <w:rFonts w:ascii="Arial" w:hAnsi="Arial" w:cs="Arial"/>
          <w:sz w:val="22"/>
          <w:szCs w:val="22"/>
        </w:rPr>
        <w:t xml:space="preserve"> </w:t>
      </w:r>
      <w:r w:rsidRPr="00F2528C">
        <w:rPr>
          <w:rStyle w:val="Strong"/>
          <w:rFonts w:ascii="Arial" w:eastAsiaTheme="majorEastAsia" w:hAnsi="Arial" w:cs="Arial"/>
          <w:sz w:val="22"/>
          <w:szCs w:val="22"/>
        </w:rPr>
        <w:t>Mentorship Impact Dashboard</w:t>
      </w:r>
      <w:r w:rsidRPr="00F2528C">
        <w:rPr>
          <w:rFonts w:ascii="Arial" w:hAnsi="Arial" w:cs="Arial"/>
          <w:sz w:val="22"/>
          <w:szCs w:val="22"/>
        </w:rPr>
        <w:t xml:space="preserve"> </w:t>
      </w:r>
      <w:r w:rsidR="00773D78" w:rsidRPr="00F2528C">
        <w:rPr>
          <w:rFonts w:ascii="Arial" w:hAnsi="Arial" w:cs="Arial"/>
          <w:sz w:val="22"/>
          <w:szCs w:val="22"/>
        </w:rPr>
        <w:t xml:space="preserve">for faculty </w:t>
      </w:r>
      <w:r w:rsidRPr="00F2528C">
        <w:rPr>
          <w:rFonts w:ascii="Arial" w:hAnsi="Arial" w:cs="Arial"/>
          <w:sz w:val="22"/>
          <w:szCs w:val="22"/>
        </w:rPr>
        <w:t>will track retention rates and success</w:t>
      </w:r>
      <w:r w:rsidR="00773D78" w:rsidRPr="00F2528C">
        <w:rPr>
          <w:rFonts w:ascii="Arial" w:hAnsi="Arial" w:cs="Arial"/>
          <w:sz w:val="22"/>
          <w:szCs w:val="22"/>
        </w:rPr>
        <w:t xml:space="preserve"> with funding</w:t>
      </w:r>
      <w:r w:rsidRPr="00F2528C">
        <w:rPr>
          <w:rFonts w:ascii="Arial" w:hAnsi="Arial" w:cs="Arial"/>
          <w:sz w:val="22"/>
          <w:szCs w:val="22"/>
        </w:rPr>
        <w:t xml:space="preserve">, reporting biannually to leadership. We will incentivize mentorship participation which may be counted toward promotion. </w:t>
      </w:r>
      <w:r w:rsidR="00773D78" w:rsidRPr="00F2528C">
        <w:rPr>
          <w:rFonts w:ascii="Arial" w:hAnsi="Arial" w:cs="Arial"/>
          <w:sz w:val="22"/>
          <w:szCs w:val="22"/>
        </w:rPr>
        <w:t>This will</w:t>
      </w:r>
      <w:r w:rsidRPr="00F2528C">
        <w:rPr>
          <w:rFonts w:ascii="Arial" w:hAnsi="Arial" w:cs="Arial"/>
          <w:sz w:val="22"/>
          <w:szCs w:val="22"/>
        </w:rPr>
        <w:t xml:space="preserve"> signal that supporting trainees/junior faculty is a collective responsibility—not optional service labor.</w:t>
      </w:r>
    </w:p>
    <w:p w14:paraId="19961C3F" w14:textId="6097B4D4" w:rsidR="00E40FEA" w:rsidRPr="008419D6" w:rsidRDefault="000B73A0" w:rsidP="008419D6">
      <w:pPr>
        <w:pStyle w:val="NormalWeb"/>
        <w:spacing w:before="0" w:beforeAutospacing="0" w:after="240" w:afterAutospacing="0" w:line="360" w:lineRule="auto"/>
        <w:ind w:firstLine="720"/>
        <w:jc w:val="both"/>
        <w:rPr>
          <w:rFonts w:ascii="Arial" w:hAnsi="Arial" w:cs="Arial"/>
          <w:sz w:val="22"/>
          <w:szCs w:val="22"/>
        </w:rPr>
      </w:pPr>
      <w:r w:rsidRPr="0210FFA2">
        <w:rPr>
          <w:rStyle w:val="Strong"/>
          <w:rFonts w:ascii="Arial" w:eastAsiaTheme="majorEastAsia" w:hAnsi="Arial" w:cs="Arial"/>
          <w:sz w:val="22"/>
          <w:szCs w:val="22"/>
          <w:u w:val="single"/>
        </w:rPr>
        <w:t>Aim 1c:</w:t>
      </w:r>
      <w:r w:rsidRPr="0210FFA2">
        <w:rPr>
          <w:rStyle w:val="Strong"/>
          <w:rFonts w:ascii="Arial" w:eastAsiaTheme="majorEastAsia" w:hAnsi="Arial" w:cs="Arial"/>
          <w:sz w:val="22"/>
          <w:szCs w:val="22"/>
        </w:rPr>
        <w:t xml:space="preserve"> Curriculum Innovation: Anti-Racism in Action</w:t>
      </w:r>
      <w:r w:rsidR="00773D78" w:rsidRPr="0210FFA2">
        <w:rPr>
          <w:rFonts w:ascii="Arial" w:hAnsi="Arial" w:cs="Arial"/>
          <w:sz w:val="22"/>
          <w:szCs w:val="22"/>
        </w:rPr>
        <w:t xml:space="preserve"> -- </w:t>
      </w:r>
      <w:r w:rsidRPr="0210FFA2">
        <w:rPr>
          <w:rFonts w:ascii="Arial" w:hAnsi="Arial" w:cs="Arial"/>
          <w:sz w:val="22"/>
          <w:szCs w:val="22"/>
        </w:rPr>
        <w:t xml:space="preserve">To institutionalize anti-racist frameworks, </w:t>
      </w:r>
      <w:r w:rsidR="039B10ED" w:rsidRPr="0210FFA2">
        <w:rPr>
          <w:rFonts w:ascii="Arial" w:hAnsi="Arial" w:cs="Arial"/>
          <w:sz w:val="22"/>
          <w:szCs w:val="22"/>
        </w:rPr>
        <w:t>an</w:t>
      </w:r>
      <w:r w:rsidRPr="0210FFA2">
        <w:rPr>
          <w:rFonts w:ascii="Arial" w:hAnsi="Arial" w:cs="Arial"/>
          <w:sz w:val="22"/>
          <w:szCs w:val="22"/>
        </w:rPr>
        <w:t xml:space="preserve"> active effort </w:t>
      </w:r>
      <w:r w:rsidR="00773D78" w:rsidRPr="0210FFA2">
        <w:rPr>
          <w:rFonts w:ascii="Arial" w:hAnsi="Arial" w:cs="Arial"/>
          <w:sz w:val="22"/>
          <w:szCs w:val="22"/>
        </w:rPr>
        <w:t xml:space="preserve">is necessary </w:t>
      </w:r>
      <w:r w:rsidRPr="0210FFA2">
        <w:rPr>
          <w:rFonts w:ascii="Arial" w:hAnsi="Arial" w:cs="Arial"/>
          <w:sz w:val="22"/>
          <w:szCs w:val="22"/>
        </w:rPr>
        <w:t>to</w:t>
      </w:r>
      <w:r w:rsidR="00773D78" w:rsidRPr="0210FFA2">
        <w:rPr>
          <w:rFonts w:ascii="Arial" w:hAnsi="Arial" w:cs="Arial"/>
          <w:sz w:val="22"/>
          <w:szCs w:val="22"/>
        </w:rPr>
        <w:t xml:space="preserve"> seamlessly</w:t>
      </w:r>
      <w:r w:rsidRPr="0210FFA2">
        <w:rPr>
          <w:rFonts w:ascii="Arial" w:hAnsi="Arial" w:cs="Arial"/>
          <w:sz w:val="22"/>
          <w:szCs w:val="22"/>
        </w:rPr>
        <w:t xml:space="preserve"> </w:t>
      </w:r>
      <w:r w:rsidR="00773D78" w:rsidRPr="0210FFA2">
        <w:rPr>
          <w:rFonts w:ascii="Arial" w:hAnsi="Arial" w:cs="Arial"/>
          <w:sz w:val="22"/>
          <w:szCs w:val="22"/>
        </w:rPr>
        <w:t>integrate</w:t>
      </w:r>
      <w:r w:rsidRPr="0210FFA2">
        <w:rPr>
          <w:rFonts w:ascii="Arial" w:hAnsi="Arial" w:cs="Arial"/>
          <w:sz w:val="22"/>
          <w:szCs w:val="22"/>
        </w:rPr>
        <w:t xml:space="preserve"> </w:t>
      </w:r>
      <w:r w:rsidR="00773D78" w:rsidRPr="0210FFA2">
        <w:rPr>
          <w:rFonts w:ascii="Arial" w:hAnsi="Arial" w:cs="Arial"/>
          <w:sz w:val="22"/>
          <w:szCs w:val="22"/>
        </w:rPr>
        <w:t xml:space="preserve">JEDI principles into the medical curriculum. </w:t>
      </w:r>
      <w:r w:rsidRPr="0210FFA2">
        <w:rPr>
          <w:rFonts w:ascii="Arial" w:hAnsi="Arial" w:cs="Arial"/>
          <w:sz w:val="22"/>
          <w:szCs w:val="22"/>
        </w:rPr>
        <w:t>For example, genetics lectures can explicitly debunk race as a biological construct, contrasting outdated race-based clinical algorithms (e.g., eGFR equations) with race-conscious approaches. As mentioned previously, the simulation center can deploy scenarios where students address</w:t>
      </w:r>
      <w:r w:rsidR="00773D78" w:rsidRPr="0210FFA2">
        <w:rPr>
          <w:rFonts w:ascii="Arial" w:hAnsi="Arial" w:cs="Arial"/>
          <w:sz w:val="22"/>
          <w:szCs w:val="22"/>
        </w:rPr>
        <w:t xml:space="preserve"> barriers</w:t>
      </w:r>
      <w:r w:rsidRPr="0210FFA2">
        <w:rPr>
          <w:rFonts w:ascii="Arial" w:hAnsi="Arial" w:cs="Arial"/>
          <w:sz w:val="22"/>
          <w:szCs w:val="22"/>
        </w:rPr>
        <w:t xml:space="preserve"> </w:t>
      </w:r>
      <w:r w:rsidR="0014720C" w:rsidRPr="0210FFA2">
        <w:rPr>
          <w:rFonts w:ascii="Arial" w:hAnsi="Arial" w:cs="Arial"/>
          <w:sz w:val="22"/>
          <w:szCs w:val="22"/>
        </w:rPr>
        <w:t>for</w:t>
      </w:r>
      <w:r w:rsidRPr="0210FFA2">
        <w:rPr>
          <w:rFonts w:ascii="Arial" w:hAnsi="Arial" w:cs="Arial"/>
          <w:sz w:val="22"/>
          <w:szCs w:val="22"/>
        </w:rPr>
        <w:t xml:space="preserve"> patients unable to afford medications, requiring learners to collaborate with social services within our interprofessional education. During clinical rotations, students can be taught to document social determinants of health (SDOH) in patient charts and propose systemic interventions (e.g., partnering with community food banks). We will </w:t>
      </w:r>
      <w:r w:rsidR="0014720C" w:rsidRPr="0210FFA2">
        <w:rPr>
          <w:rFonts w:ascii="Arial" w:hAnsi="Arial" w:cs="Arial"/>
          <w:sz w:val="22"/>
          <w:szCs w:val="22"/>
        </w:rPr>
        <w:t xml:space="preserve">engage the curriculum committee, and </w:t>
      </w:r>
      <w:r w:rsidRPr="0210FFA2">
        <w:rPr>
          <w:rFonts w:ascii="Arial" w:hAnsi="Arial" w:cs="Arial"/>
          <w:sz w:val="22"/>
          <w:szCs w:val="22"/>
        </w:rPr>
        <w:t xml:space="preserve">our JEDI Task Force comprising faculty and students to ensure accountability. Microgrants of $2,000 </w:t>
      </w:r>
      <w:r w:rsidRPr="0210FFA2">
        <w:rPr>
          <w:rStyle w:val="katex-mathml"/>
          <w:rFonts w:ascii="Arial" w:eastAsiaTheme="majorEastAsia" w:hAnsi="Arial" w:cs="Arial"/>
          <w:sz w:val="22"/>
          <w:szCs w:val="22"/>
        </w:rPr>
        <w:t>will be awarded to</w:t>
      </w:r>
      <w:r w:rsidRPr="0210FFA2">
        <w:rPr>
          <w:rFonts w:ascii="Arial" w:hAnsi="Arial" w:cs="Arial"/>
          <w:sz w:val="22"/>
          <w:szCs w:val="22"/>
        </w:rPr>
        <w:t xml:space="preserve"> incentivize faculty to redesign</w:t>
      </w:r>
      <w:r w:rsidR="0014720C" w:rsidRPr="0210FFA2">
        <w:rPr>
          <w:rFonts w:ascii="Arial" w:hAnsi="Arial" w:cs="Arial"/>
          <w:sz w:val="22"/>
          <w:szCs w:val="22"/>
        </w:rPr>
        <w:t>/modernize or digitize</w:t>
      </w:r>
      <w:r w:rsidRPr="0210FFA2">
        <w:rPr>
          <w:rFonts w:ascii="Arial" w:hAnsi="Arial" w:cs="Arial"/>
          <w:sz w:val="22"/>
          <w:szCs w:val="22"/>
        </w:rPr>
        <w:t xml:space="preserve"> courses. This structural integration ensures JEDI principles </w:t>
      </w:r>
      <w:r w:rsidR="00A75D46">
        <w:rPr>
          <w:rFonts w:ascii="Arial" w:hAnsi="Arial" w:cs="Arial"/>
          <w:sz w:val="22"/>
          <w:szCs w:val="22"/>
        </w:rPr>
        <w:t>are</w:t>
      </w:r>
      <w:r w:rsidRPr="0210FFA2">
        <w:rPr>
          <w:rFonts w:ascii="Arial" w:hAnsi="Arial" w:cs="Arial"/>
          <w:sz w:val="22"/>
          <w:szCs w:val="22"/>
        </w:rPr>
        <w:t xml:space="preserve"> approached as a foundational lens by which clinical </w:t>
      </w:r>
      <w:r w:rsidR="00A75D46">
        <w:rPr>
          <w:rFonts w:ascii="Arial" w:hAnsi="Arial" w:cs="Arial"/>
          <w:sz w:val="22"/>
          <w:szCs w:val="22"/>
        </w:rPr>
        <w:t>skills</w:t>
      </w:r>
      <w:r w:rsidR="008419D6">
        <w:rPr>
          <w:rFonts w:ascii="Arial" w:hAnsi="Arial" w:cs="Arial"/>
          <w:sz w:val="22"/>
          <w:szCs w:val="22"/>
        </w:rPr>
        <w:t xml:space="preserve"> can be effective.</w:t>
      </w:r>
    </w:p>
    <w:p w14:paraId="206F37B1" w14:textId="19D6A0C2" w:rsidR="006E6E26" w:rsidRPr="00F2528C" w:rsidRDefault="0059222B" w:rsidP="00A75D46">
      <w:pPr>
        <w:spacing w:after="240" w:line="360" w:lineRule="auto"/>
        <w:jc w:val="both"/>
        <w:rPr>
          <w:rFonts w:ascii="Arial" w:hAnsi="Arial" w:cs="Arial"/>
          <w:b/>
          <w:bCs/>
          <w:color w:val="000000" w:themeColor="text1"/>
          <w:sz w:val="22"/>
          <w:szCs w:val="22"/>
        </w:rPr>
      </w:pPr>
      <w:r w:rsidRPr="00F2528C">
        <w:rPr>
          <w:rFonts w:ascii="Arial" w:hAnsi="Arial" w:cs="Arial"/>
          <w:b/>
          <w:bCs/>
          <w:color w:val="000000" w:themeColor="text1"/>
          <w:sz w:val="22"/>
          <w:szCs w:val="22"/>
        </w:rPr>
        <w:t>Aim</w:t>
      </w:r>
      <w:r w:rsidR="0023138A" w:rsidRPr="00F2528C">
        <w:rPr>
          <w:rFonts w:ascii="Arial" w:hAnsi="Arial" w:cs="Arial"/>
          <w:b/>
          <w:bCs/>
          <w:color w:val="000000" w:themeColor="text1"/>
          <w:sz w:val="22"/>
          <w:szCs w:val="22"/>
        </w:rPr>
        <w:t xml:space="preserve"> </w:t>
      </w:r>
      <w:r w:rsidR="00E40FEA" w:rsidRPr="00F2528C">
        <w:rPr>
          <w:rFonts w:ascii="Arial" w:hAnsi="Arial" w:cs="Arial"/>
          <w:b/>
          <w:bCs/>
          <w:color w:val="000000" w:themeColor="text1"/>
          <w:sz w:val="22"/>
          <w:szCs w:val="22"/>
        </w:rPr>
        <w:t>2</w:t>
      </w:r>
      <w:r w:rsidR="0023138A" w:rsidRPr="00F2528C">
        <w:rPr>
          <w:rFonts w:ascii="Arial" w:hAnsi="Arial" w:cs="Arial"/>
          <w:color w:val="000000" w:themeColor="text1"/>
          <w:sz w:val="22"/>
          <w:szCs w:val="22"/>
        </w:rPr>
        <w:t xml:space="preserve">: </w:t>
      </w:r>
      <w:r w:rsidR="0023138A" w:rsidRPr="00F2528C">
        <w:rPr>
          <w:rStyle w:val="Strong"/>
          <w:rFonts w:ascii="Arial" w:hAnsi="Arial" w:cs="Arial"/>
          <w:color w:val="000000" w:themeColor="text1"/>
          <w:sz w:val="22"/>
          <w:szCs w:val="22"/>
        </w:rPr>
        <w:t>Mak</w:t>
      </w:r>
      <w:r w:rsidRPr="00F2528C">
        <w:rPr>
          <w:rStyle w:val="Strong"/>
          <w:rFonts w:ascii="Arial" w:hAnsi="Arial" w:cs="Arial"/>
          <w:color w:val="000000" w:themeColor="text1"/>
          <w:sz w:val="22"/>
          <w:szCs w:val="22"/>
        </w:rPr>
        <w:t>e</w:t>
      </w:r>
      <w:r w:rsidR="0023138A" w:rsidRPr="00F2528C">
        <w:rPr>
          <w:rStyle w:val="Strong"/>
          <w:rFonts w:ascii="Arial" w:hAnsi="Arial" w:cs="Arial"/>
          <w:color w:val="000000" w:themeColor="text1"/>
          <w:sz w:val="22"/>
          <w:szCs w:val="22"/>
        </w:rPr>
        <w:t xml:space="preserve"> Health Professions Tangible to Minority Youth –</w:t>
      </w:r>
      <w:r w:rsidR="006E6E26" w:rsidRPr="00F2528C">
        <w:rPr>
          <w:rStyle w:val="Strong"/>
          <w:rFonts w:ascii="Arial" w:hAnsi="Arial" w:cs="Arial"/>
          <w:color w:val="000000" w:themeColor="text1"/>
          <w:sz w:val="22"/>
          <w:szCs w:val="22"/>
        </w:rPr>
        <w:t xml:space="preserve"> </w:t>
      </w:r>
      <w:r w:rsidR="0082607B" w:rsidRPr="00F2528C">
        <w:rPr>
          <w:rFonts w:ascii="Arial" w:hAnsi="Arial" w:cs="Arial"/>
          <w:color w:val="000000" w:themeColor="text1"/>
          <w:sz w:val="22"/>
          <w:szCs w:val="22"/>
        </w:rPr>
        <w:t xml:space="preserve">Research shows that early </w:t>
      </w:r>
      <w:r w:rsidR="00AA0821" w:rsidRPr="00F2528C">
        <w:rPr>
          <w:rFonts w:ascii="Arial" w:hAnsi="Arial" w:cs="Arial"/>
          <w:color w:val="000000" w:themeColor="text1"/>
          <w:sz w:val="22"/>
          <w:szCs w:val="22"/>
        </w:rPr>
        <w:t xml:space="preserve">experiential </w:t>
      </w:r>
      <w:r w:rsidR="0082607B" w:rsidRPr="00F2528C">
        <w:rPr>
          <w:rFonts w:ascii="Arial" w:hAnsi="Arial" w:cs="Arial"/>
          <w:color w:val="000000" w:themeColor="text1"/>
          <w:sz w:val="22"/>
          <w:szCs w:val="22"/>
        </w:rPr>
        <w:t xml:space="preserve">exposure increases interest in health </w:t>
      </w:r>
      <w:r w:rsidR="003E632A" w:rsidRPr="00F2528C">
        <w:rPr>
          <w:rFonts w:ascii="Arial" w:hAnsi="Arial" w:cs="Arial"/>
          <w:color w:val="000000" w:themeColor="text1"/>
          <w:sz w:val="22"/>
          <w:szCs w:val="22"/>
        </w:rPr>
        <w:t xml:space="preserve">and scientific </w:t>
      </w:r>
      <w:r w:rsidR="0082607B" w:rsidRPr="00F2528C">
        <w:rPr>
          <w:rFonts w:ascii="Arial" w:hAnsi="Arial" w:cs="Arial"/>
          <w:color w:val="000000" w:themeColor="text1"/>
          <w:sz w:val="22"/>
          <w:szCs w:val="22"/>
        </w:rPr>
        <w:t xml:space="preserve">careers among URMs.  </w:t>
      </w:r>
      <w:r w:rsidRPr="00F2528C">
        <w:rPr>
          <w:rFonts w:ascii="Arial" w:hAnsi="Arial" w:cs="Arial"/>
          <w:color w:val="000000" w:themeColor="text1"/>
          <w:sz w:val="22"/>
          <w:szCs w:val="22"/>
        </w:rPr>
        <w:t>We will expand the</w:t>
      </w:r>
      <w:r w:rsidR="0023138A" w:rsidRPr="00F2528C">
        <w:rPr>
          <w:rFonts w:ascii="Arial" w:hAnsi="Arial" w:cs="Arial"/>
          <w:color w:val="000000" w:themeColor="text1"/>
          <w:sz w:val="22"/>
          <w:szCs w:val="22"/>
        </w:rPr>
        <w:t xml:space="preserve"> </w:t>
      </w:r>
      <w:r w:rsidR="0023138A" w:rsidRPr="00F2528C">
        <w:rPr>
          <w:rStyle w:val="Strong"/>
          <w:rFonts w:ascii="Arial" w:hAnsi="Arial" w:cs="Arial"/>
          <w:color w:val="000000" w:themeColor="text1"/>
          <w:sz w:val="22"/>
          <w:szCs w:val="22"/>
        </w:rPr>
        <w:t xml:space="preserve">HUCM </w:t>
      </w:r>
      <w:r w:rsidRPr="00F2528C">
        <w:rPr>
          <w:rStyle w:val="Strong"/>
          <w:rFonts w:ascii="Arial" w:hAnsi="Arial" w:cs="Arial"/>
          <w:color w:val="000000" w:themeColor="text1"/>
          <w:sz w:val="22"/>
          <w:szCs w:val="22"/>
        </w:rPr>
        <w:t xml:space="preserve">Experiential programs and </w:t>
      </w:r>
      <w:r w:rsidR="0023138A" w:rsidRPr="00F2528C">
        <w:rPr>
          <w:rStyle w:val="Strong"/>
          <w:rFonts w:ascii="Arial" w:hAnsi="Arial" w:cs="Arial"/>
          <w:color w:val="000000" w:themeColor="text1"/>
          <w:sz w:val="22"/>
          <w:szCs w:val="22"/>
        </w:rPr>
        <w:t>Mini-Medical School</w:t>
      </w:r>
      <w:r w:rsidR="0023138A" w:rsidRPr="00F2528C">
        <w:rPr>
          <w:rFonts w:ascii="Arial" w:hAnsi="Arial" w:cs="Arial"/>
          <w:color w:val="000000" w:themeColor="text1"/>
          <w:sz w:val="22"/>
          <w:szCs w:val="22"/>
        </w:rPr>
        <w:t xml:space="preserve"> </w:t>
      </w:r>
      <w:r w:rsidR="00DB300A" w:rsidRPr="00F2528C">
        <w:rPr>
          <w:rFonts w:ascii="Arial" w:hAnsi="Arial" w:cs="Arial"/>
          <w:color w:val="000000" w:themeColor="text1"/>
          <w:sz w:val="22"/>
          <w:szCs w:val="22"/>
        </w:rPr>
        <w:t>to 1</w:t>
      </w:r>
      <w:r w:rsidR="002E046C">
        <w:rPr>
          <w:rFonts w:ascii="Arial" w:hAnsi="Arial" w:cs="Arial"/>
          <w:color w:val="000000" w:themeColor="text1"/>
          <w:sz w:val="22"/>
          <w:szCs w:val="22"/>
        </w:rPr>
        <w:t>0</w:t>
      </w:r>
      <w:r w:rsidR="00DB300A" w:rsidRPr="00F2528C">
        <w:rPr>
          <w:rFonts w:ascii="Arial" w:hAnsi="Arial" w:cs="Arial"/>
          <w:color w:val="000000" w:themeColor="text1"/>
          <w:sz w:val="22"/>
          <w:szCs w:val="22"/>
        </w:rPr>
        <w:t xml:space="preserve"> Title I Schools</w:t>
      </w:r>
      <w:r w:rsidR="00AA0821" w:rsidRPr="00F2528C">
        <w:rPr>
          <w:rFonts w:ascii="Arial" w:hAnsi="Arial" w:cs="Arial"/>
          <w:color w:val="000000" w:themeColor="text1"/>
          <w:sz w:val="22"/>
          <w:szCs w:val="22"/>
        </w:rPr>
        <w:t xml:space="preserve"> in Washington DC</w:t>
      </w:r>
      <w:r w:rsidR="0082607B" w:rsidRPr="00F2528C">
        <w:rPr>
          <w:rFonts w:ascii="Arial" w:hAnsi="Arial" w:cs="Arial"/>
          <w:color w:val="000000" w:themeColor="text1"/>
          <w:sz w:val="22"/>
          <w:szCs w:val="22"/>
        </w:rPr>
        <w:t xml:space="preserve"> by partnering with </w:t>
      </w:r>
      <w:r w:rsidR="003E632A" w:rsidRPr="00F2528C">
        <w:rPr>
          <w:rFonts w:ascii="Arial" w:hAnsi="Arial" w:cs="Arial"/>
          <w:color w:val="000000" w:themeColor="text1"/>
          <w:sz w:val="22"/>
          <w:szCs w:val="22"/>
        </w:rPr>
        <w:t>schools</w:t>
      </w:r>
      <w:r w:rsidR="00DB300A" w:rsidRPr="00F2528C">
        <w:rPr>
          <w:rFonts w:ascii="Arial" w:hAnsi="Arial" w:cs="Arial"/>
          <w:color w:val="000000" w:themeColor="text1"/>
          <w:sz w:val="22"/>
          <w:szCs w:val="22"/>
        </w:rPr>
        <w:t xml:space="preserve"> in Wards 5, 7, and 8</w:t>
      </w:r>
      <w:r w:rsidR="0082607B" w:rsidRPr="00F2528C">
        <w:rPr>
          <w:rFonts w:ascii="Arial" w:hAnsi="Arial" w:cs="Arial"/>
          <w:color w:val="000000" w:themeColor="text1"/>
          <w:sz w:val="22"/>
          <w:szCs w:val="22"/>
        </w:rPr>
        <w:t xml:space="preserve"> to </w:t>
      </w:r>
      <w:r w:rsidR="0023138A" w:rsidRPr="00F2528C">
        <w:rPr>
          <w:rFonts w:ascii="Arial" w:hAnsi="Arial" w:cs="Arial"/>
          <w:color w:val="000000" w:themeColor="text1"/>
          <w:sz w:val="22"/>
          <w:szCs w:val="22"/>
        </w:rPr>
        <w:t xml:space="preserve">offer hands-on workshops in anatomy, public health, and clinical skills. </w:t>
      </w:r>
      <w:r w:rsidR="00377C16" w:rsidRPr="00F2528C">
        <w:rPr>
          <w:rFonts w:ascii="Arial" w:hAnsi="Arial" w:cs="Arial"/>
          <w:color w:val="000000" w:themeColor="text1"/>
          <w:sz w:val="22"/>
          <w:szCs w:val="22"/>
        </w:rPr>
        <w:t xml:space="preserve">A) </w:t>
      </w:r>
      <w:r w:rsidR="00B00B8F" w:rsidRPr="00F2528C">
        <w:rPr>
          <w:rFonts w:ascii="Arial" w:hAnsi="Arial" w:cs="Arial"/>
          <w:color w:val="000000" w:themeColor="text1"/>
          <w:sz w:val="22"/>
          <w:szCs w:val="22"/>
        </w:rPr>
        <w:t xml:space="preserve">The </w:t>
      </w:r>
      <w:r w:rsidR="00FC0C10" w:rsidRPr="00F2528C">
        <w:rPr>
          <w:rFonts w:ascii="Arial" w:hAnsi="Arial" w:cs="Arial"/>
          <w:color w:val="000000" w:themeColor="text1"/>
          <w:sz w:val="22"/>
          <w:szCs w:val="22"/>
        </w:rPr>
        <w:t xml:space="preserve">STEM outreach programs over </w:t>
      </w:r>
      <w:r w:rsidR="00AA0821" w:rsidRPr="00F2528C">
        <w:rPr>
          <w:rFonts w:ascii="Arial" w:hAnsi="Arial" w:cs="Arial"/>
          <w:color w:val="000000" w:themeColor="text1"/>
          <w:sz w:val="22"/>
          <w:szCs w:val="22"/>
        </w:rPr>
        <w:t xml:space="preserve">the past </w:t>
      </w:r>
      <w:r w:rsidR="00FC0C10" w:rsidRPr="00F2528C">
        <w:rPr>
          <w:rFonts w:ascii="Arial" w:hAnsi="Arial" w:cs="Arial"/>
          <w:color w:val="000000" w:themeColor="text1"/>
          <w:sz w:val="22"/>
          <w:szCs w:val="22"/>
        </w:rPr>
        <w:t>decade</w:t>
      </w:r>
      <w:r w:rsidR="00AA0821" w:rsidRPr="00F2528C">
        <w:rPr>
          <w:rFonts w:ascii="Arial" w:hAnsi="Arial" w:cs="Arial"/>
          <w:color w:val="000000" w:themeColor="text1"/>
          <w:sz w:val="22"/>
          <w:szCs w:val="22"/>
        </w:rPr>
        <w:t xml:space="preserve"> </w:t>
      </w:r>
      <w:r w:rsidR="00DB68E3" w:rsidRPr="00F2528C">
        <w:rPr>
          <w:rFonts w:ascii="Arial" w:hAnsi="Arial" w:cs="Arial"/>
          <w:color w:val="000000" w:themeColor="text1"/>
          <w:sz w:val="22"/>
          <w:szCs w:val="22"/>
        </w:rPr>
        <w:t>have</w:t>
      </w:r>
      <w:r w:rsidR="00B00B8F" w:rsidRPr="00F2528C">
        <w:rPr>
          <w:rFonts w:ascii="Arial" w:hAnsi="Arial" w:cs="Arial"/>
          <w:color w:val="000000" w:themeColor="text1"/>
          <w:sz w:val="22"/>
          <w:szCs w:val="22"/>
        </w:rPr>
        <w:t xml:space="preserve"> </w:t>
      </w:r>
      <w:r w:rsidR="00AA0821" w:rsidRPr="00F2528C">
        <w:rPr>
          <w:rFonts w:ascii="Arial" w:hAnsi="Arial" w:cs="Arial"/>
          <w:color w:val="000000" w:themeColor="text1"/>
          <w:sz w:val="22"/>
          <w:szCs w:val="22"/>
        </w:rPr>
        <w:t xml:space="preserve">involved </w:t>
      </w:r>
      <w:r w:rsidR="00FC0C10" w:rsidRPr="00F2528C">
        <w:rPr>
          <w:rFonts w:ascii="Arial" w:hAnsi="Arial" w:cs="Arial"/>
          <w:color w:val="000000" w:themeColor="text1"/>
          <w:sz w:val="22"/>
          <w:szCs w:val="22"/>
        </w:rPr>
        <w:t xml:space="preserve">faculty </w:t>
      </w:r>
      <w:r w:rsidR="00AA0821" w:rsidRPr="00F2528C">
        <w:rPr>
          <w:rFonts w:ascii="Arial" w:hAnsi="Arial" w:cs="Arial"/>
          <w:color w:val="000000" w:themeColor="text1"/>
          <w:sz w:val="22"/>
          <w:szCs w:val="22"/>
        </w:rPr>
        <w:t xml:space="preserve">and medical students who </w:t>
      </w:r>
      <w:r w:rsidR="00FC0C10" w:rsidRPr="00F2528C">
        <w:rPr>
          <w:rFonts w:ascii="Arial" w:hAnsi="Arial" w:cs="Arial"/>
          <w:color w:val="000000" w:themeColor="text1"/>
          <w:sz w:val="22"/>
          <w:szCs w:val="22"/>
        </w:rPr>
        <w:t xml:space="preserve">host local students in the Gross Anatomy and Research </w:t>
      </w:r>
      <w:r w:rsidR="00AA0821" w:rsidRPr="00F2528C">
        <w:rPr>
          <w:rFonts w:ascii="Arial" w:hAnsi="Arial" w:cs="Arial"/>
          <w:color w:val="000000" w:themeColor="text1"/>
          <w:sz w:val="22"/>
          <w:szCs w:val="22"/>
        </w:rPr>
        <w:t>l</w:t>
      </w:r>
      <w:r w:rsidR="00FC0C10" w:rsidRPr="00F2528C">
        <w:rPr>
          <w:rFonts w:ascii="Arial" w:hAnsi="Arial" w:cs="Arial"/>
          <w:color w:val="000000" w:themeColor="text1"/>
          <w:sz w:val="22"/>
          <w:szCs w:val="22"/>
        </w:rPr>
        <w:t>abs</w:t>
      </w:r>
      <w:r w:rsidR="00AA0821" w:rsidRPr="00F2528C">
        <w:rPr>
          <w:rFonts w:ascii="Arial" w:hAnsi="Arial" w:cs="Arial"/>
          <w:color w:val="000000" w:themeColor="text1"/>
          <w:sz w:val="22"/>
          <w:szCs w:val="22"/>
        </w:rPr>
        <w:t xml:space="preserve"> to</w:t>
      </w:r>
      <w:r w:rsidR="00FC0C10" w:rsidRPr="00F2528C">
        <w:rPr>
          <w:rFonts w:ascii="Arial" w:hAnsi="Arial" w:cs="Arial"/>
          <w:color w:val="000000" w:themeColor="text1"/>
          <w:sz w:val="22"/>
          <w:szCs w:val="22"/>
        </w:rPr>
        <w:t xml:space="preserve"> demonstrate cadaveric and digital anatomy, biomedical research, imaging methodology, and various career pathways that under-represented youths can pursue. </w:t>
      </w:r>
      <w:r w:rsidR="003E632A" w:rsidRPr="00F2528C">
        <w:rPr>
          <w:rFonts w:ascii="Arial" w:hAnsi="Arial" w:cs="Arial"/>
          <w:color w:val="000000" w:themeColor="text1"/>
          <w:sz w:val="22"/>
          <w:szCs w:val="22"/>
        </w:rPr>
        <w:t xml:space="preserve">The </w:t>
      </w:r>
      <w:r w:rsidR="00FC0C10" w:rsidRPr="00F2528C">
        <w:rPr>
          <w:rFonts w:ascii="Arial" w:hAnsi="Arial" w:cs="Arial"/>
          <w:color w:val="000000" w:themeColor="text1"/>
          <w:sz w:val="22"/>
          <w:szCs w:val="22"/>
        </w:rPr>
        <w:t xml:space="preserve">Biomedical science curricula </w:t>
      </w:r>
      <w:r w:rsidR="00B00B8F" w:rsidRPr="00F2528C">
        <w:rPr>
          <w:rFonts w:ascii="Arial" w:hAnsi="Arial" w:cs="Arial"/>
          <w:color w:val="000000" w:themeColor="text1"/>
          <w:sz w:val="22"/>
          <w:szCs w:val="22"/>
        </w:rPr>
        <w:t xml:space="preserve">has impacted </w:t>
      </w:r>
      <w:r w:rsidR="50F04F83" w:rsidRPr="00F2528C">
        <w:rPr>
          <w:rFonts w:ascii="Arial" w:hAnsi="Arial" w:cs="Arial"/>
          <w:color w:val="000000" w:themeColor="text1"/>
          <w:sz w:val="22"/>
          <w:szCs w:val="22"/>
        </w:rPr>
        <w:t>more</w:t>
      </w:r>
      <w:r w:rsidR="00B00B8F" w:rsidRPr="00F2528C">
        <w:rPr>
          <w:rFonts w:ascii="Arial" w:hAnsi="Arial" w:cs="Arial"/>
          <w:color w:val="000000" w:themeColor="text1"/>
          <w:sz w:val="22"/>
          <w:szCs w:val="22"/>
        </w:rPr>
        <w:t xml:space="preserve"> than one thousand students.  It</w:t>
      </w:r>
      <w:r w:rsidR="00FC0C10" w:rsidRPr="00F2528C">
        <w:rPr>
          <w:rFonts w:ascii="Arial" w:hAnsi="Arial" w:cs="Arial"/>
          <w:color w:val="000000" w:themeColor="text1"/>
          <w:sz w:val="22"/>
          <w:szCs w:val="22"/>
        </w:rPr>
        <w:t xml:space="preserve"> creates a STEM pipeline from middle/high school to undergraduate/graduate levels to increase minority participation </w:t>
      </w:r>
      <w:r w:rsidR="00AA0821" w:rsidRPr="00F2528C">
        <w:rPr>
          <w:rFonts w:ascii="Arial" w:hAnsi="Arial" w:cs="Arial"/>
          <w:color w:val="000000" w:themeColor="text1"/>
          <w:sz w:val="22"/>
          <w:szCs w:val="22"/>
        </w:rPr>
        <w:t>which even included</w:t>
      </w:r>
      <w:r w:rsidR="00FC0C10" w:rsidRPr="00F2528C">
        <w:rPr>
          <w:rFonts w:ascii="Arial" w:hAnsi="Arial" w:cs="Arial"/>
          <w:color w:val="000000" w:themeColor="text1"/>
          <w:sz w:val="22"/>
          <w:szCs w:val="22"/>
        </w:rPr>
        <w:t xml:space="preserve"> deaf and hard of hearing students from Gallaudet University. Each institution has returned for sessions, usually once per semester.  </w:t>
      </w:r>
      <w:r w:rsidR="00377C16" w:rsidRPr="00F2528C">
        <w:rPr>
          <w:rFonts w:ascii="Arial" w:hAnsi="Arial" w:cs="Arial"/>
          <w:color w:val="000000" w:themeColor="text1"/>
          <w:sz w:val="22"/>
          <w:szCs w:val="22"/>
        </w:rPr>
        <w:t>B)</w:t>
      </w:r>
      <w:r w:rsidR="00BD0FEC" w:rsidRPr="00F2528C">
        <w:rPr>
          <w:rFonts w:ascii="Arial" w:hAnsi="Arial" w:cs="Arial"/>
          <w:color w:val="000000" w:themeColor="text1"/>
          <w:sz w:val="22"/>
          <w:szCs w:val="22"/>
        </w:rPr>
        <w:t xml:space="preserve"> </w:t>
      </w:r>
      <w:r w:rsidR="004F1C01" w:rsidRPr="00F2528C">
        <w:rPr>
          <w:rFonts w:ascii="Arial" w:hAnsi="Arial" w:cs="Arial"/>
          <w:color w:val="000000" w:themeColor="text1"/>
          <w:sz w:val="22"/>
          <w:szCs w:val="22"/>
        </w:rPr>
        <w:t xml:space="preserve">The inaugural HU Mini-med school was launched </w:t>
      </w:r>
      <w:r w:rsidR="00FC0C10" w:rsidRPr="00F2528C">
        <w:rPr>
          <w:rFonts w:ascii="Arial" w:hAnsi="Arial" w:cs="Arial"/>
          <w:color w:val="000000" w:themeColor="text1"/>
          <w:sz w:val="22"/>
          <w:szCs w:val="22"/>
        </w:rPr>
        <w:t xml:space="preserve">in 2023 </w:t>
      </w:r>
      <w:r w:rsidR="00F3465F" w:rsidRPr="00F2528C">
        <w:rPr>
          <w:rFonts w:ascii="Arial" w:hAnsi="Arial" w:cs="Arial"/>
          <w:color w:val="000000" w:themeColor="text1"/>
          <w:sz w:val="22"/>
          <w:szCs w:val="22"/>
        </w:rPr>
        <w:t>at Harriet Tubman</w:t>
      </w:r>
      <w:r w:rsidR="004F1C01" w:rsidRPr="00F2528C">
        <w:rPr>
          <w:rFonts w:ascii="Arial" w:hAnsi="Arial" w:cs="Arial"/>
          <w:color w:val="000000" w:themeColor="text1"/>
          <w:sz w:val="22"/>
          <w:szCs w:val="22"/>
        </w:rPr>
        <w:t xml:space="preserve"> Elementary school, with 22 medical student </w:t>
      </w:r>
      <w:r w:rsidR="004F1C01" w:rsidRPr="00F2528C">
        <w:rPr>
          <w:rFonts w:ascii="Arial" w:hAnsi="Arial" w:cs="Arial"/>
          <w:color w:val="000000" w:themeColor="text1"/>
          <w:sz w:val="22"/>
          <w:szCs w:val="22"/>
        </w:rPr>
        <w:lastRenderedPageBreak/>
        <w:t xml:space="preserve">volunteers committed to training and active participation in monthly events during </w:t>
      </w:r>
      <w:r w:rsidR="00F3465F" w:rsidRPr="00F2528C">
        <w:rPr>
          <w:rFonts w:ascii="Arial" w:hAnsi="Arial" w:cs="Arial"/>
          <w:color w:val="000000" w:themeColor="text1"/>
          <w:sz w:val="22"/>
          <w:szCs w:val="22"/>
        </w:rPr>
        <w:t xml:space="preserve">the </w:t>
      </w:r>
      <w:proofErr w:type="gramStart"/>
      <w:r w:rsidR="00F3465F" w:rsidRPr="00F2528C">
        <w:rPr>
          <w:rFonts w:ascii="Arial" w:hAnsi="Arial" w:cs="Arial"/>
          <w:color w:val="000000" w:themeColor="text1"/>
          <w:sz w:val="22"/>
          <w:szCs w:val="22"/>
        </w:rPr>
        <w:t>after</w:t>
      </w:r>
      <w:r w:rsidR="14EE3F5F" w:rsidRPr="00F2528C">
        <w:rPr>
          <w:rFonts w:ascii="Arial" w:hAnsi="Arial" w:cs="Arial"/>
          <w:color w:val="000000" w:themeColor="text1"/>
          <w:sz w:val="22"/>
          <w:szCs w:val="22"/>
        </w:rPr>
        <w:t>-</w:t>
      </w:r>
      <w:r w:rsidR="00F3465F" w:rsidRPr="00F2528C">
        <w:rPr>
          <w:rFonts w:ascii="Arial" w:hAnsi="Arial" w:cs="Arial"/>
          <w:color w:val="000000" w:themeColor="text1"/>
          <w:sz w:val="22"/>
          <w:szCs w:val="22"/>
        </w:rPr>
        <w:t>school</w:t>
      </w:r>
      <w:proofErr w:type="gramEnd"/>
      <w:r w:rsidR="00F3465F" w:rsidRPr="00F2528C">
        <w:rPr>
          <w:rFonts w:ascii="Arial" w:hAnsi="Arial" w:cs="Arial"/>
          <w:color w:val="000000" w:themeColor="text1"/>
          <w:sz w:val="22"/>
          <w:szCs w:val="22"/>
        </w:rPr>
        <w:t xml:space="preserve"> </w:t>
      </w:r>
      <w:r w:rsidR="00E1432F" w:rsidRPr="00F2528C">
        <w:rPr>
          <w:rFonts w:ascii="Arial" w:hAnsi="Arial" w:cs="Arial"/>
          <w:noProof/>
          <w:color w:val="000000" w:themeColor="text1"/>
          <w:sz w:val="22"/>
          <w:szCs w:val="22"/>
          <w:lang w:val="en"/>
        </w:rPr>
        <w:drawing>
          <wp:anchor distT="0" distB="0" distL="114300" distR="114300" simplePos="0" relativeHeight="251659264" behindDoc="0" locked="0" layoutInCell="1" allowOverlap="1" wp14:anchorId="59E20040" wp14:editId="72491ECF">
            <wp:simplePos x="0" y="0"/>
            <wp:positionH relativeFrom="column">
              <wp:posOffset>3698351</wp:posOffset>
            </wp:positionH>
            <wp:positionV relativeFrom="paragraph">
              <wp:posOffset>40333</wp:posOffset>
            </wp:positionV>
            <wp:extent cx="2679700" cy="2009775"/>
            <wp:effectExtent l="0" t="0" r="0" b="0"/>
            <wp:wrapSquare wrapText="bothSides"/>
            <wp:docPr id="2011076138" name="Picture 2" descr="A person smil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76138" name="Picture 2" descr="A person smiling at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9700" cy="2009775"/>
                    </a:xfrm>
                    <a:prstGeom prst="rect">
                      <a:avLst/>
                    </a:prstGeom>
                  </pic:spPr>
                </pic:pic>
              </a:graphicData>
            </a:graphic>
            <wp14:sizeRelH relativeFrom="page">
              <wp14:pctWidth>0</wp14:pctWidth>
            </wp14:sizeRelH>
            <wp14:sizeRelV relativeFrom="page">
              <wp14:pctHeight>0</wp14:pctHeight>
            </wp14:sizeRelV>
          </wp:anchor>
        </w:drawing>
      </w:r>
      <w:r w:rsidR="00F3465F" w:rsidRPr="00F2528C">
        <w:rPr>
          <w:rFonts w:ascii="Arial" w:hAnsi="Arial" w:cs="Arial"/>
          <w:color w:val="000000" w:themeColor="text1"/>
          <w:sz w:val="22"/>
          <w:szCs w:val="22"/>
        </w:rPr>
        <w:t>program</w:t>
      </w:r>
      <w:r w:rsidR="004F1C01" w:rsidRPr="00F2528C">
        <w:rPr>
          <w:rFonts w:ascii="Arial" w:hAnsi="Arial" w:cs="Arial"/>
          <w:color w:val="000000" w:themeColor="text1"/>
          <w:sz w:val="22"/>
          <w:szCs w:val="22"/>
        </w:rPr>
        <w:t>.   This provide</w:t>
      </w:r>
      <w:r w:rsidR="00FC0C10" w:rsidRPr="00F2528C">
        <w:rPr>
          <w:rFonts w:ascii="Arial" w:hAnsi="Arial" w:cs="Arial"/>
          <w:color w:val="000000" w:themeColor="text1"/>
          <w:sz w:val="22"/>
          <w:szCs w:val="22"/>
        </w:rPr>
        <w:t>d</w:t>
      </w:r>
      <w:r w:rsidR="004F1C01" w:rsidRPr="00F2528C">
        <w:rPr>
          <w:rFonts w:ascii="Arial" w:hAnsi="Arial" w:cs="Arial"/>
          <w:color w:val="000000" w:themeColor="text1"/>
          <w:sz w:val="22"/>
          <w:szCs w:val="22"/>
        </w:rPr>
        <w:t xml:space="preserve"> elementary students with 1:1</w:t>
      </w:r>
      <w:r w:rsidR="00F3465F" w:rsidRPr="00F2528C">
        <w:rPr>
          <w:rFonts w:ascii="Arial" w:hAnsi="Arial" w:cs="Arial"/>
          <w:color w:val="000000" w:themeColor="text1"/>
          <w:sz w:val="22"/>
          <w:szCs w:val="22"/>
        </w:rPr>
        <w:t xml:space="preserve"> </w:t>
      </w:r>
      <w:r w:rsidR="004F1C01" w:rsidRPr="00F2528C">
        <w:rPr>
          <w:rFonts w:ascii="Arial" w:hAnsi="Arial" w:cs="Arial"/>
          <w:color w:val="000000" w:themeColor="text1"/>
          <w:sz w:val="22"/>
          <w:szCs w:val="22"/>
        </w:rPr>
        <w:t>mentorship by a medical student</w:t>
      </w:r>
      <w:r w:rsidR="003E632A" w:rsidRPr="00F2528C">
        <w:rPr>
          <w:rFonts w:ascii="Arial" w:hAnsi="Arial" w:cs="Arial"/>
          <w:color w:val="000000" w:themeColor="text1"/>
          <w:sz w:val="22"/>
          <w:szCs w:val="22"/>
        </w:rPr>
        <w:t>, overseen by faculty</w:t>
      </w:r>
      <w:r w:rsidR="004F1C01" w:rsidRPr="00F2528C">
        <w:rPr>
          <w:rFonts w:ascii="Arial" w:hAnsi="Arial" w:cs="Arial"/>
          <w:color w:val="000000" w:themeColor="text1"/>
          <w:sz w:val="22"/>
          <w:szCs w:val="22"/>
        </w:rPr>
        <w:t xml:space="preserve">.  This model was replicated with Dunbar High School, and </w:t>
      </w:r>
      <w:r w:rsidR="00DB300A" w:rsidRPr="00F2528C">
        <w:rPr>
          <w:rFonts w:ascii="Arial" w:hAnsi="Arial" w:cs="Arial"/>
          <w:color w:val="000000" w:themeColor="text1"/>
          <w:sz w:val="22"/>
          <w:szCs w:val="22"/>
        </w:rPr>
        <w:t xml:space="preserve">peer mentors expanded to include the school of Dentistry.  </w:t>
      </w:r>
      <w:r w:rsidR="004F1C01" w:rsidRPr="00F2528C">
        <w:rPr>
          <w:rFonts w:ascii="Arial" w:hAnsi="Arial" w:cs="Arial"/>
          <w:color w:val="000000" w:themeColor="text1"/>
          <w:sz w:val="22"/>
          <w:szCs w:val="22"/>
        </w:rPr>
        <w:t xml:space="preserve">The curriculum </w:t>
      </w:r>
      <w:r w:rsidR="00A61EC7" w:rsidRPr="00F2528C">
        <w:rPr>
          <w:rFonts w:ascii="Arial" w:hAnsi="Arial" w:cs="Arial"/>
          <w:color w:val="000000" w:themeColor="text1"/>
          <w:sz w:val="22"/>
          <w:szCs w:val="22"/>
        </w:rPr>
        <w:t>addresses</w:t>
      </w:r>
      <w:r w:rsidR="00BD0FEC" w:rsidRPr="00F2528C">
        <w:rPr>
          <w:rFonts w:ascii="Arial" w:hAnsi="Arial" w:cs="Arial"/>
          <w:color w:val="000000" w:themeColor="text1"/>
          <w:sz w:val="22"/>
          <w:szCs w:val="22"/>
        </w:rPr>
        <w:t xml:space="preserve"> the skeletal system, lung health, </w:t>
      </w:r>
      <w:r w:rsidR="00A61EC7" w:rsidRPr="00F2528C">
        <w:rPr>
          <w:rFonts w:ascii="Arial" w:hAnsi="Arial" w:cs="Arial"/>
          <w:color w:val="000000" w:themeColor="text1"/>
          <w:sz w:val="22"/>
          <w:szCs w:val="22"/>
        </w:rPr>
        <w:t>involves</w:t>
      </w:r>
      <w:r w:rsidR="00B00B8F" w:rsidRPr="00F2528C">
        <w:rPr>
          <w:rFonts w:ascii="Arial" w:hAnsi="Arial" w:cs="Arial"/>
          <w:color w:val="000000" w:themeColor="text1"/>
          <w:sz w:val="22"/>
          <w:szCs w:val="22"/>
        </w:rPr>
        <w:t xml:space="preserve"> themed sessions on the gastrointestinal system and nutrition, </w:t>
      </w:r>
      <w:r w:rsidR="00DB68E3" w:rsidRPr="00F2528C">
        <w:rPr>
          <w:rFonts w:ascii="Arial" w:hAnsi="Arial" w:cs="Arial"/>
          <w:color w:val="000000" w:themeColor="text1"/>
          <w:sz w:val="22"/>
          <w:szCs w:val="22"/>
        </w:rPr>
        <w:t>and</w:t>
      </w:r>
      <w:r w:rsidR="00BD0FEC" w:rsidRPr="00F2528C">
        <w:rPr>
          <w:rFonts w:ascii="Arial" w:hAnsi="Arial" w:cs="Arial"/>
          <w:color w:val="000000" w:themeColor="text1"/>
          <w:sz w:val="22"/>
          <w:szCs w:val="22"/>
        </w:rPr>
        <w:t xml:space="preserve"> active </w:t>
      </w:r>
      <w:r w:rsidR="00B00B8F" w:rsidRPr="00F2528C">
        <w:rPr>
          <w:rFonts w:ascii="Arial" w:hAnsi="Arial" w:cs="Arial"/>
          <w:color w:val="000000" w:themeColor="text1"/>
          <w:sz w:val="22"/>
          <w:szCs w:val="22"/>
        </w:rPr>
        <w:t xml:space="preserve">hands-on </w:t>
      </w:r>
      <w:r w:rsidR="00BD0FEC" w:rsidRPr="00F2528C">
        <w:rPr>
          <w:rFonts w:ascii="Arial" w:hAnsi="Arial" w:cs="Arial"/>
          <w:color w:val="000000" w:themeColor="text1"/>
          <w:sz w:val="22"/>
          <w:szCs w:val="22"/>
        </w:rPr>
        <w:t xml:space="preserve">sessions on </w:t>
      </w:r>
      <w:r w:rsidR="00B00B8F" w:rsidRPr="00F2528C">
        <w:rPr>
          <w:rFonts w:ascii="Arial" w:hAnsi="Arial" w:cs="Arial"/>
          <w:color w:val="000000" w:themeColor="text1"/>
          <w:sz w:val="22"/>
          <w:szCs w:val="22"/>
        </w:rPr>
        <w:t>using a first aid kit, clean</w:t>
      </w:r>
      <w:r w:rsidR="2A38BF60" w:rsidRPr="00F2528C">
        <w:rPr>
          <w:rFonts w:ascii="Arial" w:hAnsi="Arial" w:cs="Arial"/>
          <w:color w:val="000000" w:themeColor="text1"/>
          <w:sz w:val="22"/>
          <w:szCs w:val="22"/>
        </w:rPr>
        <w:t>ing</w:t>
      </w:r>
      <w:r w:rsidR="00B00B8F" w:rsidRPr="00F2528C">
        <w:rPr>
          <w:rFonts w:ascii="Arial" w:hAnsi="Arial" w:cs="Arial"/>
          <w:color w:val="000000" w:themeColor="text1"/>
          <w:sz w:val="22"/>
          <w:szCs w:val="22"/>
        </w:rPr>
        <w:t xml:space="preserve"> and dress</w:t>
      </w:r>
      <w:r w:rsidR="3FA0A50B" w:rsidRPr="00F2528C">
        <w:rPr>
          <w:rFonts w:ascii="Arial" w:hAnsi="Arial" w:cs="Arial"/>
          <w:color w:val="000000" w:themeColor="text1"/>
          <w:sz w:val="22"/>
          <w:szCs w:val="22"/>
        </w:rPr>
        <w:t>ing</w:t>
      </w:r>
      <w:r w:rsidR="00B00B8F" w:rsidRPr="00F2528C">
        <w:rPr>
          <w:rFonts w:ascii="Arial" w:hAnsi="Arial" w:cs="Arial"/>
          <w:color w:val="000000" w:themeColor="text1"/>
          <w:sz w:val="22"/>
          <w:szCs w:val="22"/>
        </w:rPr>
        <w:t xml:space="preserve"> a wound, </w:t>
      </w:r>
      <w:r w:rsidR="00DB300A" w:rsidRPr="00F2528C">
        <w:rPr>
          <w:rFonts w:ascii="Arial" w:hAnsi="Arial" w:cs="Arial"/>
          <w:color w:val="000000" w:themeColor="text1"/>
          <w:sz w:val="22"/>
          <w:szCs w:val="22"/>
        </w:rPr>
        <w:t xml:space="preserve">learning </w:t>
      </w:r>
      <w:r w:rsidR="00BD0FEC" w:rsidRPr="00F2528C">
        <w:rPr>
          <w:rFonts w:ascii="Arial" w:hAnsi="Arial" w:cs="Arial"/>
          <w:color w:val="000000" w:themeColor="text1"/>
          <w:sz w:val="22"/>
          <w:szCs w:val="22"/>
        </w:rPr>
        <w:t>how t</w:t>
      </w:r>
      <w:r w:rsidR="009A075D" w:rsidRPr="00F2528C">
        <w:rPr>
          <w:rFonts w:ascii="Arial" w:hAnsi="Arial" w:cs="Arial"/>
          <w:color w:val="000000" w:themeColor="text1"/>
          <w:sz w:val="22"/>
          <w:szCs w:val="22"/>
        </w:rPr>
        <w:t>o use splint</w:t>
      </w:r>
      <w:r w:rsidR="00E0673F" w:rsidRPr="00F2528C">
        <w:rPr>
          <w:rFonts w:ascii="Arial" w:hAnsi="Arial" w:cs="Arial"/>
          <w:color w:val="000000" w:themeColor="text1"/>
          <w:sz w:val="22"/>
          <w:szCs w:val="22"/>
        </w:rPr>
        <w:t>s</w:t>
      </w:r>
      <w:r w:rsidR="00B00B8F" w:rsidRPr="00F2528C">
        <w:rPr>
          <w:rFonts w:ascii="Arial" w:hAnsi="Arial" w:cs="Arial"/>
          <w:color w:val="000000" w:themeColor="text1"/>
          <w:sz w:val="22"/>
          <w:szCs w:val="22"/>
        </w:rPr>
        <w:t xml:space="preserve">.  They were allowed to keep the stethoscopes and first aid kits to use with their families.  </w:t>
      </w:r>
      <w:r w:rsidR="00DB300A" w:rsidRPr="00F2528C">
        <w:rPr>
          <w:rFonts w:ascii="Arial" w:hAnsi="Arial" w:cs="Arial"/>
          <w:color w:val="000000" w:themeColor="text1"/>
          <w:sz w:val="22"/>
          <w:szCs w:val="22"/>
        </w:rPr>
        <w:t>Future modifications to this initiative will include virtual reality modules developed with the College of Dentistry to showcase oral health careers, addressing the underrepresentation of Black dentists (10% of the workforce; ADA, 2023)</w:t>
      </w:r>
      <w:r w:rsidR="004D1C96" w:rsidRPr="00F2528C">
        <w:rPr>
          <w:rFonts w:ascii="Arial" w:hAnsi="Arial" w:cs="Arial"/>
          <w:noProof/>
          <w:color w:val="000000" w:themeColor="text1"/>
          <w:sz w:val="22"/>
          <w:szCs w:val="22"/>
          <w:lang w:val="en"/>
        </w:rPr>
        <w:t xml:space="preserve"> </w:t>
      </w:r>
    </w:p>
    <w:p w14:paraId="125FDB4E" w14:textId="601B2FD3" w:rsidR="00C47871" w:rsidRPr="00F2528C" w:rsidRDefault="00DB68E3" w:rsidP="002E046C">
      <w:pPr>
        <w:spacing w:line="360" w:lineRule="auto"/>
        <w:ind w:firstLine="491"/>
        <w:jc w:val="both"/>
        <w:rPr>
          <w:rFonts w:ascii="Arial" w:hAnsi="Arial" w:cs="Arial"/>
          <w:b/>
          <w:bCs/>
          <w:color w:val="000000" w:themeColor="text1"/>
          <w:sz w:val="22"/>
          <w:szCs w:val="22"/>
        </w:rPr>
      </w:pPr>
      <w:r w:rsidRPr="00F2528C">
        <w:rPr>
          <w:rFonts w:ascii="Arial" w:hAnsi="Arial" w:cs="Arial"/>
          <w:b/>
          <w:bCs/>
          <w:color w:val="000000" w:themeColor="text1"/>
          <w:sz w:val="22"/>
          <w:szCs w:val="22"/>
        </w:rPr>
        <w:t>Aim</w:t>
      </w:r>
      <w:r w:rsidR="00E40FEA" w:rsidRPr="00F2528C">
        <w:rPr>
          <w:rFonts w:ascii="Arial" w:hAnsi="Arial" w:cs="Arial"/>
          <w:b/>
          <w:bCs/>
          <w:color w:val="000000" w:themeColor="text1"/>
          <w:sz w:val="22"/>
          <w:szCs w:val="22"/>
        </w:rPr>
        <w:t xml:space="preserve"> 3</w:t>
      </w:r>
      <w:r w:rsidRPr="00F2528C">
        <w:rPr>
          <w:rFonts w:ascii="Arial" w:hAnsi="Arial" w:cs="Arial"/>
          <w:b/>
          <w:bCs/>
          <w:color w:val="000000" w:themeColor="text1"/>
          <w:sz w:val="22"/>
          <w:szCs w:val="22"/>
        </w:rPr>
        <w:t>:</w:t>
      </w:r>
      <w:r w:rsidR="00945BD3" w:rsidRPr="00F2528C">
        <w:rPr>
          <w:rFonts w:ascii="Arial" w:hAnsi="Arial" w:cs="Arial"/>
          <w:b/>
          <w:bCs/>
          <w:color w:val="000000" w:themeColor="text1"/>
          <w:sz w:val="22"/>
          <w:szCs w:val="22"/>
        </w:rPr>
        <w:t xml:space="preserve"> </w:t>
      </w:r>
      <w:r w:rsidRPr="00F2528C">
        <w:rPr>
          <w:rFonts w:ascii="Arial" w:hAnsi="Arial" w:cs="Arial"/>
          <w:b/>
          <w:bCs/>
          <w:color w:val="000000" w:themeColor="text1"/>
          <w:sz w:val="22"/>
          <w:szCs w:val="22"/>
        </w:rPr>
        <w:t>Prepare URM College Students to enter the Medical Profession</w:t>
      </w:r>
      <w:r w:rsidR="006E6E26" w:rsidRPr="00F2528C">
        <w:rPr>
          <w:rFonts w:ascii="Arial" w:hAnsi="Arial" w:cs="Arial"/>
          <w:b/>
          <w:bCs/>
          <w:color w:val="000000" w:themeColor="text1"/>
          <w:sz w:val="22"/>
          <w:szCs w:val="22"/>
        </w:rPr>
        <w:t xml:space="preserve">-- </w:t>
      </w:r>
      <w:r w:rsidR="00151546" w:rsidRPr="00F2528C">
        <w:rPr>
          <w:rFonts w:ascii="Arial" w:hAnsi="Arial" w:cs="Arial"/>
          <w:color w:val="000000" w:themeColor="text1"/>
          <w:sz w:val="22"/>
          <w:szCs w:val="22"/>
        </w:rPr>
        <w:t xml:space="preserve">The Summer Health </w:t>
      </w:r>
      <w:r w:rsidR="00B561EE" w:rsidRPr="00F2528C">
        <w:rPr>
          <w:rFonts w:ascii="Arial" w:hAnsi="Arial" w:cs="Arial"/>
          <w:color w:val="000000" w:themeColor="text1"/>
          <w:sz w:val="22"/>
          <w:szCs w:val="22"/>
        </w:rPr>
        <w:t>Pre-</w:t>
      </w:r>
      <w:r w:rsidR="00151546" w:rsidRPr="00F2528C">
        <w:rPr>
          <w:rFonts w:ascii="Arial" w:hAnsi="Arial" w:cs="Arial"/>
          <w:color w:val="000000" w:themeColor="text1"/>
          <w:sz w:val="22"/>
          <w:szCs w:val="22"/>
        </w:rPr>
        <w:t xml:space="preserve">Professional Enrichment Program (SHPEP) </w:t>
      </w:r>
      <w:r w:rsidR="00425C4F" w:rsidRPr="00F2528C">
        <w:rPr>
          <w:rFonts w:ascii="Arial" w:hAnsi="Arial" w:cs="Arial"/>
          <w:color w:val="000000" w:themeColor="text1"/>
          <w:sz w:val="22"/>
          <w:szCs w:val="22"/>
        </w:rPr>
        <w:t xml:space="preserve">is currently funded by the RWJF, and has been invaluable in channeling </w:t>
      </w:r>
      <w:r w:rsidR="00C47871" w:rsidRPr="00F2528C">
        <w:rPr>
          <w:rFonts w:ascii="Arial" w:hAnsi="Arial" w:cs="Arial"/>
          <w:color w:val="000000" w:themeColor="text1"/>
          <w:sz w:val="22"/>
          <w:szCs w:val="22"/>
        </w:rPr>
        <w:t>culturally competent</w:t>
      </w:r>
      <w:r w:rsidR="00425C4F" w:rsidRPr="00F2528C">
        <w:rPr>
          <w:rFonts w:ascii="Arial" w:hAnsi="Arial" w:cs="Arial"/>
          <w:color w:val="000000" w:themeColor="text1"/>
          <w:sz w:val="22"/>
          <w:szCs w:val="22"/>
        </w:rPr>
        <w:t xml:space="preserve"> students</w:t>
      </w:r>
      <w:r w:rsidR="00060687" w:rsidRPr="00F2528C">
        <w:rPr>
          <w:rFonts w:ascii="Arial" w:hAnsi="Arial" w:cs="Arial"/>
          <w:color w:val="000000" w:themeColor="text1"/>
          <w:sz w:val="22"/>
          <w:szCs w:val="22"/>
        </w:rPr>
        <w:t>,</w:t>
      </w:r>
      <w:r w:rsidR="00425C4F" w:rsidRPr="00F2528C">
        <w:rPr>
          <w:rFonts w:ascii="Arial" w:hAnsi="Arial" w:cs="Arial"/>
          <w:color w:val="000000" w:themeColor="text1"/>
          <w:sz w:val="22"/>
          <w:szCs w:val="22"/>
        </w:rPr>
        <w:t xml:space="preserve"> </w:t>
      </w:r>
      <w:r w:rsidR="00060687" w:rsidRPr="00F2528C">
        <w:rPr>
          <w:rFonts w:ascii="Arial" w:hAnsi="Arial" w:cs="Arial"/>
          <w:color w:val="000000" w:themeColor="text1"/>
          <w:sz w:val="22"/>
          <w:szCs w:val="22"/>
        </w:rPr>
        <w:t xml:space="preserve">who identify with marginalized communities, </w:t>
      </w:r>
      <w:r w:rsidR="00425C4F" w:rsidRPr="00F2528C">
        <w:rPr>
          <w:rFonts w:ascii="Arial" w:hAnsi="Arial" w:cs="Arial"/>
          <w:color w:val="000000" w:themeColor="text1"/>
          <w:sz w:val="22"/>
          <w:szCs w:val="22"/>
        </w:rPr>
        <w:t>into the health professions</w:t>
      </w:r>
      <w:r w:rsidR="00060687" w:rsidRPr="00F2528C">
        <w:rPr>
          <w:rFonts w:ascii="Arial" w:hAnsi="Arial" w:cs="Arial"/>
          <w:color w:val="000000" w:themeColor="text1"/>
          <w:sz w:val="22"/>
          <w:szCs w:val="22"/>
        </w:rPr>
        <w:t>, toward eliminating health disparities</w:t>
      </w:r>
      <w:r w:rsidR="00425C4F" w:rsidRPr="00F2528C">
        <w:rPr>
          <w:rFonts w:ascii="Arial" w:hAnsi="Arial" w:cs="Arial"/>
          <w:color w:val="000000" w:themeColor="text1"/>
          <w:sz w:val="22"/>
          <w:szCs w:val="22"/>
        </w:rPr>
        <w:t xml:space="preserve">.  </w:t>
      </w:r>
      <w:r w:rsidR="00151546" w:rsidRPr="00F2528C">
        <w:rPr>
          <w:rFonts w:ascii="Arial" w:hAnsi="Arial" w:cs="Arial"/>
          <w:color w:val="000000" w:themeColor="text1"/>
          <w:sz w:val="22"/>
          <w:szCs w:val="22"/>
        </w:rPr>
        <w:t xml:space="preserve"> </w:t>
      </w:r>
      <w:r w:rsidR="00425C4F" w:rsidRPr="00F2528C">
        <w:rPr>
          <w:rFonts w:ascii="Arial" w:hAnsi="Arial" w:cs="Arial"/>
          <w:color w:val="000000" w:themeColor="text1"/>
          <w:sz w:val="22"/>
          <w:szCs w:val="22"/>
        </w:rPr>
        <w:t xml:space="preserve">Its funding </w:t>
      </w:r>
      <w:r w:rsidR="00C47871" w:rsidRPr="00F2528C">
        <w:rPr>
          <w:rFonts w:ascii="Arial" w:hAnsi="Arial" w:cs="Arial"/>
          <w:color w:val="000000" w:themeColor="text1"/>
          <w:sz w:val="22"/>
          <w:szCs w:val="22"/>
        </w:rPr>
        <w:t>will be</w:t>
      </w:r>
      <w:r w:rsidR="00425C4F" w:rsidRPr="00F2528C">
        <w:rPr>
          <w:rFonts w:ascii="Arial" w:hAnsi="Arial" w:cs="Arial"/>
          <w:color w:val="000000" w:themeColor="text1"/>
          <w:sz w:val="22"/>
          <w:szCs w:val="22"/>
        </w:rPr>
        <w:t xml:space="preserve"> sunset in 2026, and the current political climate is not conducive to external support for this type of </w:t>
      </w:r>
      <w:r w:rsidR="00060687" w:rsidRPr="00F2528C">
        <w:rPr>
          <w:rFonts w:ascii="Arial" w:hAnsi="Arial" w:cs="Arial"/>
          <w:color w:val="000000" w:themeColor="text1"/>
          <w:sz w:val="22"/>
          <w:szCs w:val="22"/>
        </w:rPr>
        <w:t xml:space="preserve">DEI </w:t>
      </w:r>
      <w:r w:rsidR="00425C4F" w:rsidRPr="00F2528C">
        <w:rPr>
          <w:rFonts w:ascii="Arial" w:hAnsi="Arial" w:cs="Arial"/>
          <w:color w:val="000000" w:themeColor="text1"/>
          <w:sz w:val="22"/>
          <w:szCs w:val="22"/>
        </w:rPr>
        <w:t xml:space="preserve">program.  Therefore, we prioritize </w:t>
      </w:r>
      <w:r w:rsidR="0020212A">
        <w:rPr>
          <w:rFonts w:ascii="Arial" w:hAnsi="Arial" w:cs="Arial"/>
          <w:color w:val="000000" w:themeColor="text1"/>
          <w:sz w:val="22"/>
          <w:szCs w:val="22"/>
        </w:rPr>
        <w:t>developing the H</w:t>
      </w:r>
      <w:r w:rsidR="00131204">
        <w:rPr>
          <w:rFonts w:ascii="Arial" w:hAnsi="Arial" w:cs="Arial"/>
          <w:color w:val="000000" w:themeColor="text1"/>
          <w:sz w:val="22"/>
          <w:szCs w:val="22"/>
        </w:rPr>
        <w:t xml:space="preserve">oward </w:t>
      </w:r>
      <w:r w:rsidR="0020212A">
        <w:rPr>
          <w:rFonts w:ascii="Arial" w:hAnsi="Arial" w:cs="Arial"/>
          <w:color w:val="000000" w:themeColor="text1"/>
          <w:sz w:val="22"/>
          <w:szCs w:val="22"/>
        </w:rPr>
        <w:t>U</w:t>
      </w:r>
      <w:r w:rsidR="00131204">
        <w:rPr>
          <w:rFonts w:ascii="Arial" w:hAnsi="Arial" w:cs="Arial"/>
          <w:color w:val="000000" w:themeColor="text1"/>
          <w:sz w:val="22"/>
          <w:szCs w:val="22"/>
        </w:rPr>
        <w:t>niversity</w:t>
      </w:r>
      <w:r w:rsidR="0020212A">
        <w:rPr>
          <w:rFonts w:ascii="Arial" w:hAnsi="Arial" w:cs="Arial"/>
          <w:color w:val="000000" w:themeColor="text1"/>
          <w:sz w:val="22"/>
          <w:szCs w:val="22"/>
        </w:rPr>
        <w:t xml:space="preserve"> Interprofessional Pathways Program (HUIPP)</w:t>
      </w:r>
      <w:r w:rsidR="00425C4F" w:rsidRPr="00F2528C">
        <w:rPr>
          <w:rFonts w:ascii="Arial" w:hAnsi="Arial" w:cs="Arial"/>
          <w:color w:val="000000" w:themeColor="text1"/>
          <w:sz w:val="22"/>
          <w:szCs w:val="22"/>
        </w:rPr>
        <w:t xml:space="preserve"> as </w:t>
      </w:r>
      <w:r w:rsidR="00131204">
        <w:rPr>
          <w:rFonts w:ascii="Arial" w:hAnsi="Arial" w:cs="Arial"/>
          <w:color w:val="000000" w:themeColor="text1"/>
          <w:sz w:val="22"/>
          <w:szCs w:val="22"/>
        </w:rPr>
        <w:t xml:space="preserve">a </w:t>
      </w:r>
      <w:r w:rsidR="00425C4F" w:rsidRPr="00F2528C">
        <w:rPr>
          <w:rFonts w:ascii="Arial" w:hAnsi="Arial" w:cs="Arial"/>
          <w:color w:val="000000" w:themeColor="text1"/>
          <w:sz w:val="22"/>
          <w:szCs w:val="22"/>
        </w:rPr>
        <w:t xml:space="preserve">worthy and necessary </w:t>
      </w:r>
      <w:r w:rsidR="00131204">
        <w:rPr>
          <w:rFonts w:ascii="Arial" w:hAnsi="Arial" w:cs="Arial"/>
          <w:color w:val="000000" w:themeColor="text1"/>
          <w:sz w:val="22"/>
          <w:szCs w:val="22"/>
        </w:rPr>
        <w:t xml:space="preserve">parallel </w:t>
      </w:r>
      <w:r w:rsidR="00425C4F" w:rsidRPr="00F2528C">
        <w:rPr>
          <w:rFonts w:ascii="Arial" w:hAnsi="Arial" w:cs="Arial"/>
          <w:color w:val="000000" w:themeColor="text1"/>
          <w:sz w:val="22"/>
          <w:szCs w:val="22"/>
        </w:rPr>
        <w:t xml:space="preserve">to enhance diversity in </w:t>
      </w:r>
      <w:r w:rsidR="00060687" w:rsidRPr="00F2528C">
        <w:rPr>
          <w:rFonts w:ascii="Arial" w:hAnsi="Arial" w:cs="Arial"/>
          <w:color w:val="000000" w:themeColor="text1"/>
          <w:sz w:val="22"/>
          <w:szCs w:val="22"/>
        </w:rPr>
        <w:t xml:space="preserve">the </w:t>
      </w:r>
      <w:r w:rsidR="00425C4F" w:rsidRPr="00F2528C">
        <w:rPr>
          <w:rFonts w:ascii="Arial" w:hAnsi="Arial" w:cs="Arial"/>
          <w:color w:val="000000" w:themeColor="text1"/>
          <w:sz w:val="22"/>
          <w:szCs w:val="22"/>
        </w:rPr>
        <w:t xml:space="preserve">medical professions.   </w:t>
      </w:r>
      <w:r w:rsidR="0020212A">
        <w:rPr>
          <w:rFonts w:ascii="Arial" w:hAnsi="Arial" w:cs="Arial"/>
          <w:color w:val="000000" w:themeColor="text1"/>
          <w:sz w:val="22"/>
          <w:szCs w:val="22"/>
        </w:rPr>
        <w:t>HUIP</w:t>
      </w:r>
      <w:r w:rsidR="00425C4F" w:rsidRPr="00F2528C">
        <w:rPr>
          <w:rFonts w:ascii="Arial" w:hAnsi="Arial" w:cs="Arial"/>
          <w:color w:val="000000" w:themeColor="text1"/>
          <w:sz w:val="22"/>
          <w:szCs w:val="22"/>
        </w:rPr>
        <w:t xml:space="preserve">P’s </w:t>
      </w:r>
      <w:r w:rsidR="00425C4F" w:rsidRPr="00F2528C">
        <w:rPr>
          <w:rFonts w:ascii="Arial" w:eastAsiaTheme="minorHAnsi" w:hAnsi="Arial" w:cs="Arial"/>
          <w:color w:val="000000" w:themeColor="text1"/>
          <w:sz w:val="22"/>
          <w:szCs w:val="22"/>
          <w14:ligatures w14:val="standardContextual"/>
        </w:rPr>
        <w:t xml:space="preserve">objectives are to strengthen the academic proficiency of educationally and economically disadvantaged students to </w:t>
      </w:r>
      <w:r w:rsidR="00060687" w:rsidRPr="00F2528C">
        <w:rPr>
          <w:rFonts w:ascii="Arial" w:eastAsiaTheme="minorHAnsi" w:hAnsi="Arial" w:cs="Arial"/>
          <w:color w:val="000000" w:themeColor="text1"/>
          <w:sz w:val="22"/>
          <w:szCs w:val="22"/>
          <w14:ligatures w14:val="standardContextual"/>
        </w:rPr>
        <w:t xml:space="preserve">gain admission </w:t>
      </w:r>
      <w:r w:rsidR="00C47871" w:rsidRPr="00F2528C">
        <w:rPr>
          <w:rFonts w:ascii="Arial" w:eastAsiaTheme="minorHAnsi" w:hAnsi="Arial" w:cs="Arial"/>
          <w:color w:val="000000" w:themeColor="text1"/>
          <w:sz w:val="22"/>
          <w:szCs w:val="22"/>
          <w14:ligatures w14:val="standardContextual"/>
        </w:rPr>
        <w:t>to</w:t>
      </w:r>
      <w:r w:rsidR="00060687" w:rsidRPr="00F2528C">
        <w:rPr>
          <w:rFonts w:ascii="Arial" w:eastAsiaTheme="minorHAnsi" w:hAnsi="Arial" w:cs="Arial"/>
          <w:color w:val="000000" w:themeColor="text1"/>
          <w:sz w:val="22"/>
          <w:szCs w:val="22"/>
          <w14:ligatures w14:val="standardContextual"/>
        </w:rPr>
        <w:t xml:space="preserve"> Health Professions Schools</w:t>
      </w:r>
      <w:r w:rsidR="00C47871" w:rsidRPr="00F2528C">
        <w:rPr>
          <w:rFonts w:ascii="Arial" w:eastAsiaTheme="minorHAnsi" w:hAnsi="Arial" w:cs="Arial"/>
          <w:color w:val="000000" w:themeColor="text1"/>
          <w:sz w:val="22"/>
          <w:szCs w:val="22"/>
          <w14:ligatures w14:val="standardContextual"/>
        </w:rPr>
        <w:t xml:space="preserve">, and to sensitize these future leaders to </w:t>
      </w:r>
      <w:r w:rsidR="002774A7" w:rsidRPr="00F2528C">
        <w:rPr>
          <w:rFonts w:ascii="Arial" w:eastAsiaTheme="minorHAnsi" w:hAnsi="Arial" w:cs="Arial"/>
          <w:color w:val="000000" w:themeColor="text1"/>
          <w:sz w:val="22"/>
          <w:szCs w:val="22"/>
          <w14:ligatures w14:val="standardContextual"/>
        </w:rPr>
        <w:t>interprofessional collaborative practice</w:t>
      </w:r>
      <w:r w:rsidR="00C47871" w:rsidRPr="00F2528C">
        <w:rPr>
          <w:rFonts w:ascii="Arial" w:eastAsiaTheme="minorHAnsi" w:hAnsi="Arial" w:cs="Arial"/>
          <w:color w:val="000000" w:themeColor="text1"/>
          <w:sz w:val="22"/>
          <w:szCs w:val="22"/>
          <w14:ligatures w14:val="standardContextual"/>
        </w:rPr>
        <w:t>.</w:t>
      </w:r>
    </w:p>
    <w:p w14:paraId="12D764DB" w14:textId="3AA64E05" w:rsidR="006E6E26" w:rsidRPr="00A75D46" w:rsidRDefault="0020212A" w:rsidP="00A75D46">
      <w:pPr>
        <w:autoSpaceDE w:val="0"/>
        <w:autoSpaceDN w:val="0"/>
        <w:adjustRightInd w:val="0"/>
        <w:spacing w:after="240" w:line="360" w:lineRule="auto"/>
        <w:ind w:firstLine="720"/>
        <w:jc w:val="both"/>
        <w:rPr>
          <w:rFonts w:ascii="Arial" w:hAnsi="Arial" w:cs="Arial"/>
          <w:sz w:val="22"/>
          <w:szCs w:val="22"/>
        </w:rPr>
      </w:pPr>
      <w:r>
        <w:rPr>
          <w:rFonts w:ascii="Arial" w:eastAsiaTheme="minorEastAsia" w:hAnsi="Arial" w:cs="Arial"/>
          <w:color w:val="000000" w:themeColor="text1"/>
          <w:sz w:val="22"/>
          <w:szCs w:val="22"/>
          <w14:ligatures w14:val="standardContextual"/>
        </w:rPr>
        <w:t>HUIP</w:t>
      </w:r>
      <w:r w:rsidR="00C47871" w:rsidRPr="0210FFA2">
        <w:rPr>
          <w:rFonts w:ascii="Arial" w:eastAsiaTheme="minorEastAsia" w:hAnsi="Arial" w:cs="Arial"/>
          <w:color w:val="000000" w:themeColor="text1"/>
          <w:sz w:val="22"/>
          <w:szCs w:val="22"/>
          <w14:ligatures w14:val="standardContextual"/>
        </w:rPr>
        <w:t xml:space="preserve">P </w:t>
      </w:r>
      <w:r>
        <w:rPr>
          <w:rFonts w:ascii="Arial" w:eastAsiaTheme="minorEastAsia" w:hAnsi="Arial" w:cs="Arial"/>
          <w:color w:val="000000" w:themeColor="text1"/>
          <w:sz w:val="22"/>
          <w:szCs w:val="22"/>
          <w14:ligatures w14:val="standardContextual"/>
        </w:rPr>
        <w:t>will be</w:t>
      </w:r>
      <w:r w:rsidR="00C47871" w:rsidRPr="0210FFA2">
        <w:rPr>
          <w:rFonts w:ascii="Arial" w:eastAsiaTheme="minorEastAsia" w:hAnsi="Arial" w:cs="Arial"/>
          <w:color w:val="000000" w:themeColor="text1"/>
          <w:sz w:val="22"/>
          <w:szCs w:val="22"/>
          <w14:ligatures w14:val="standardContextual"/>
        </w:rPr>
        <w:t xml:space="preserve"> an immersive comprehensive enrichment program for </w:t>
      </w:r>
      <w:r>
        <w:rPr>
          <w:rFonts w:ascii="Arial" w:eastAsiaTheme="minorEastAsia" w:hAnsi="Arial" w:cs="Arial"/>
          <w:color w:val="000000" w:themeColor="text1"/>
          <w:sz w:val="22"/>
          <w:szCs w:val="22"/>
          <w14:ligatures w14:val="standardContextual"/>
        </w:rPr>
        <w:t>24</w:t>
      </w:r>
      <w:r w:rsidR="00C47871" w:rsidRPr="0210FFA2">
        <w:rPr>
          <w:rFonts w:ascii="Arial" w:eastAsiaTheme="minorEastAsia" w:hAnsi="Arial" w:cs="Arial"/>
          <w:color w:val="000000" w:themeColor="text1"/>
          <w:sz w:val="22"/>
          <w:szCs w:val="22"/>
          <w14:ligatures w14:val="standardContextual"/>
        </w:rPr>
        <w:t xml:space="preserve"> students </w:t>
      </w:r>
      <w:r>
        <w:rPr>
          <w:rFonts w:ascii="Arial" w:eastAsiaTheme="minorEastAsia" w:hAnsi="Arial" w:cs="Arial"/>
          <w:color w:val="000000" w:themeColor="text1"/>
          <w:sz w:val="22"/>
          <w:szCs w:val="22"/>
          <w14:ligatures w14:val="standardContextual"/>
        </w:rPr>
        <w:t xml:space="preserve">per year, </w:t>
      </w:r>
      <w:r w:rsidR="00C47871" w:rsidRPr="0210FFA2">
        <w:rPr>
          <w:rFonts w:ascii="Arial" w:eastAsiaTheme="minorEastAsia" w:hAnsi="Arial" w:cs="Arial"/>
          <w:color w:val="000000" w:themeColor="text1"/>
          <w:sz w:val="22"/>
          <w:szCs w:val="22"/>
          <w14:ligatures w14:val="standardContextual"/>
        </w:rPr>
        <w:t>interested in the disciplines of medicine</w:t>
      </w:r>
      <w:r w:rsidR="00B561EE" w:rsidRPr="0210FFA2">
        <w:rPr>
          <w:rFonts w:ascii="Arial" w:eastAsiaTheme="minorEastAsia" w:hAnsi="Arial" w:cs="Arial"/>
          <w:color w:val="000000" w:themeColor="text1"/>
          <w:sz w:val="22"/>
          <w:szCs w:val="22"/>
          <w14:ligatures w14:val="standardContextual"/>
        </w:rPr>
        <w:t xml:space="preserve"> (</w:t>
      </w:r>
      <w:r>
        <w:rPr>
          <w:rFonts w:ascii="Arial" w:eastAsiaTheme="minorEastAsia" w:hAnsi="Arial" w:cs="Arial"/>
          <w:color w:val="000000" w:themeColor="text1"/>
          <w:sz w:val="22"/>
          <w:szCs w:val="22"/>
          <w14:ligatures w14:val="standardContextual"/>
        </w:rPr>
        <w:t>8</w:t>
      </w:r>
      <w:r w:rsidR="00B561EE" w:rsidRPr="0210FFA2">
        <w:rPr>
          <w:rFonts w:ascii="Arial" w:eastAsiaTheme="minorEastAsia" w:hAnsi="Arial" w:cs="Arial"/>
          <w:color w:val="000000" w:themeColor="text1"/>
          <w:sz w:val="22"/>
          <w:szCs w:val="22"/>
          <w14:ligatures w14:val="standardContextual"/>
        </w:rPr>
        <w:t>)</w:t>
      </w:r>
      <w:r w:rsidR="00C47871" w:rsidRPr="0210FFA2">
        <w:rPr>
          <w:rFonts w:ascii="Arial" w:eastAsiaTheme="minorEastAsia" w:hAnsi="Arial" w:cs="Arial"/>
          <w:color w:val="000000" w:themeColor="text1"/>
          <w:sz w:val="22"/>
          <w:szCs w:val="22"/>
          <w14:ligatures w14:val="standardContextual"/>
        </w:rPr>
        <w:t xml:space="preserve">, </w:t>
      </w:r>
      <w:r w:rsidR="00B561EE" w:rsidRPr="0210FFA2">
        <w:rPr>
          <w:rFonts w:ascii="Arial" w:eastAsiaTheme="minorEastAsia" w:hAnsi="Arial" w:cs="Arial"/>
          <w:color w:val="000000" w:themeColor="text1"/>
          <w:sz w:val="22"/>
          <w:szCs w:val="22"/>
          <w14:ligatures w14:val="standardContextual"/>
        </w:rPr>
        <w:t>dentistry (</w:t>
      </w:r>
      <w:r>
        <w:rPr>
          <w:rFonts w:ascii="Arial" w:eastAsiaTheme="minorEastAsia" w:hAnsi="Arial" w:cs="Arial"/>
          <w:color w:val="000000" w:themeColor="text1"/>
          <w:sz w:val="22"/>
          <w:szCs w:val="22"/>
          <w14:ligatures w14:val="standardContextual"/>
        </w:rPr>
        <w:t>6</w:t>
      </w:r>
      <w:r w:rsidR="00B561EE" w:rsidRPr="0210FFA2">
        <w:rPr>
          <w:rFonts w:ascii="Arial" w:eastAsiaTheme="minorEastAsia" w:hAnsi="Arial" w:cs="Arial"/>
          <w:color w:val="000000" w:themeColor="text1"/>
          <w:sz w:val="22"/>
          <w:szCs w:val="22"/>
          <w14:ligatures w14:val="standardContextual"/>
        </w:rPr>
        <w:t xml:space="preserve">), </w:t>
      </w:r>
      <w:r w:rsidR="00C47871" w:rsidRPr="0210FFA2">
        <w:rPr>
          <w:rFonts w:ascii="Arial" w:eastAsiaTheme="minorEastAsia" w:hAnsi="Arial" w:cs="Arial"/>
          <w:color w:val="000000" w:themeColor="text1"/>
          <w:sz w:val="22"/>
          <w:szCs w:val="22"/>
          <w14:ligatures w14:val="standardContextual"/>
        </w:rPr>
        <w:t>nursing</w:t>
      </w:r>
      <w:r w:rsidR="00B561EE" w:rsidRPr="0210FFA2">
        <w:rPr>
          <w:rFonts w:ascii="Arial" w:eastAsiaTheme="minorEastAsia" w:hAnsi="Arial" w:cs="Arial"/>
          <w:color w:val="000000" w:themeColor="text1"/>
          <w:sz w:val="22"/>
          <w:szCs w:val="22"/>
          <w14:ligatures w14:val="standardContextual"/>
        </w:rPr>
        <w:t xml:space="preserve"> (</w:t>
      </w:r>
      <w:r>
        <w:rPr>
          <w:rFonts w:ascii="Arial" w:eastAsiaTheme="minorEastAsia" w:hAnsi="Arial" w:cs="Arial"/>
          <w:color w:val="000000" w:themeColor="text1"/>
          <w:sz w:val="22"/>
          <w:szCs w:val="22"/>
          <w14:ligatures w14:val="standardContextual"/>
        </w:rPr>
        <w:t>5</w:t>
      </w:r>
      <w:r w:rsidR="00B561EE" w:rsidRPr="0210FFA2">
        <w:rPr>
          <w:rFonts w:ascii="Arial" w:eastAsiaTheme="minorEastAsia" w:hAnsi="Arial" w:cs="Arial"/>
          <w:color w:val="000000" w:themeColor="text1"/>
          <w:sz w:val="22"/>
          <w:szCs w:val="22"/>
          <w14:ligatures w14:val="standardContextual"/>
        </w:rPr>
        <w:t>)</w:t>
      </w:r>
      <w:r w:rsidR="00C47871" w:rsidRPr="0210FFA2">
        <w:rPr>
          <w:rFonts w:ascii="Arial" w:eastAsiaTheme="minorEastAsia" w:hAnsi="Arial" w:cs="Arial"/>
          <w:color w:val="000000" w:themeColor="text1"/>
          <w:sz w:val="22"/>
          <w:szCs w:val="22"/>
          <w14:ligatures w14:val="standardContextual"/>
        </w:rPr>
        <w:t>, and pharmacy</w:t>
      </w:r>
      <w:r w:rsidR="00B561EE" w:rsidRPr="0210FFA2">
        <w:rPr>
          <w:rFonts w:ascii="Arial" w:eastAsiaTheme="minorEastAsia" w:hAnsi="Arial" w:cs="Arial"/>
          <w:color w:val="000000" w:themeColor="text1"/>
          <w:sz w:val="22"/>
          <w:szCs w:val="22"/>
          <w14:ligatures w14:val="standardContextual"/>
        </w:rPr>
        <w:t xml:space="preserve"> (</w:t>
      </w:r>
      <w:r>
        <w:rPr>
          <w:rFonts w:ascii="Arial" w:eastAsiaTheme="minorEastAsia" w:hAnsi="Arial" w:cs="Arial"/>
          <w:color w:val="000000" w:themeColor="text1"/>
          <w:sz w:val="22"/>
          <w:szCs w:val="22"/>
          <w14:ligatures w14:val="standardContextual"/>
        </w:rPr>
        <w:t>5</w:t>
      </w:r>
      <w:r w:rsidR="00B561EE" w:rsidRPr="0210FFA2">
        <w:rPr>
          <w:rFonts w:ascii="Arial" w:eastAsiaTheme="minorEastAsia" w:hAnsi="Arial" w:cs="Arial"/>
          <w:color w:val="000000" w:themeColor="text1"/>
          <w:sz w:val="22"/>
          <w:szCs w:val="22"/>
          <w14:ligatures w14:val="standardContextual"/>
        </w:rPr>
        <w:t>)</w:t>
      </w:r>
      <w:r w:rsidR="00C47871" w:rsidRPr="0210FFA2">
        <w:rPr>
          <w:rFonts w:ascii="Arial" w:eastAsiaTheme="minorEastAsia" w:hAnsi="Arial" w:cs="Arial"/>
          <w:color w:val="000000" w:themeColor="text1"/>
          <w:sz w:val="22"/>
          <w:szCs w:val="22"/>
          <w14:ligatures w14:val="standardContextual"/>
        </w:rPr>
        <w:t>. The program</w:t>
      </w:r>
      <w:r w:rsidR="00FD7557" w:rsidRPr="0210FFA2">
        <w:rPr>
          <w:rFonts w:ascii="Arial" w:eastAsiaTheme="minorEastAsia" w:hAnsi="Arial" w:cs="Arial"/>
          <w:color w:val="000000" w:themeColor="text1"/>
          <w:sz w:val="22"/>
          <w:szCs w:val="22"/>
          <w14:ligatures w14:val="standardContextual"/>
        </w:rPr>
        <w:t xml:space="preserve"> </w:t>
      </w:r>
      <w:r>
        <w:rPr>
          <w:rFonts w:ascii="Arial" w:eastAsiaTheme="minorEastAsia" w:hAnsi="Arial" w:cs="Arial"/>
          <w:color w:val="000000" w:themeColor="text1"/>
          <w:sz w:val="22"/>
          <w:szCs w:val="22"/>
          <w14:ligatures w14:val="standardContextual"/>
        </w:rPr>
        <w:t>will be</w:t>
      </w:r>
      <w:r w:rsidR="00FD7557" w:rsidRPr="0210FFA2">
        <w:rPr>
          <w:rFonts w:ascii="Arial" w:eastAsiaTheme="minorEastAsia" w:hAnsi="Arial" w:cs="Arial"/>
          <w:color w:val="000000" w:themeColor="text1"/>
          <w:sz w:val="22"/>
          <w:szCs w:val="22"/>
          <w14:ligatures w14:val="standardContextual"/>
        </w:rPr>
        <w:t xml:space="preserve"> co-led by the College of Medicine, Dentistry, Pharmacy, and Nursing &amp; Allied Health in partnership with Nursing Dept at Bowie State, the oldest HBCU in Maryland. </w:t>
      </w:r>
      <w:r w:rsidR="00AA13C5" w:rsidRPr="0210FFA2">
        <w:rPr>
          <w:rFonts w:ascii="Arial" w:eastAsiaTheme="minorEastAsia" w:hAnsi="Arial" w:cs="Arial"/>
          <w:color w:val="000000" w:themeColor="text1"/>
          <w:sz w:val="22"/>
          <w:szCs w:val="22"/>
          <w14:ligatures w14:val="standardContextual"/>
        </w:rPr>
        <w:t xml:space="preserve">The curriculum consists of 1) Academics (Basic Sciences) and written/oral communication segments, 2) Career Development inclusive of a visit to the NIH, and </w:t>
      </w:r>
      <w:r>
        <w:rPr>
          <w:rFonts w:ascii="Arial" w:eastAsiaTheme="minorEastAsia" w:hAnsi="Arial" w:cs="Arial"/>
          <w:color w:val="000000" w:themeColor="text1"/>
          <w:sz w:val="22"/>
          <w:szCs w:val="22"/>
          <w14:ligatures w14:val="standardContextual"/>
        </w:rPr>
        <w:t xml:space="preserve">development of </w:t>
      </w:r>
      <w:r w:rsidR="00AA13C5" w:rsidRPr="0210FFA2">
        <w:rPr>
          <w:rFonts w:ascii="Arial" w:eastAsiaTheme="minorEastAsia" w:hAnsi="Arial" w:cs="Arial"/>
          <w:color w:val="000000" w:themeColor="text1"/>
          <w:sz w:val="22"/>
          <w:szCs w:val="22"/>
          <w14:ligatures w14:val="standardContextual"/>
        </w:rPr>
        <w:t>career action</w:t>
      </w:r>
      <w:r w:rsidR="00E9396D">
        <w:rPr>
          <w:rFonts w:ascii="Arial" w:eastAsiaTheme="minorEastAsia" w:hAnsi="Arial" w:cs="Arial"/>
          <w:color w:val="000000" w:themeColor="text1"/>
          <w:sz w:val="22"/>
          <w:szCs w:val="22"/>
          <w14:ligatures w14:val="standardContextual"/>
        </w:rPr>
        <w:t xml:space="preserve"> plan</w:t>
      </w:r>
      <w:r w:rsidR="00AA13C5" w:rsidRPr="0210FFA2">
        <w:rPr>
          <w:rFonts w:ascii="Arial" w:eastAsiaTheme="minorEastAsia" w:hAnsi="Arial" w:cs="Arial"/>
          <w:color w:val="000000" w:themeColor="text1"/>
          <w:sz w:val="22"/>
          <w:szCs w:val="22"/>
          <w14:ligatures w14:val="standardContextual"/>
        </w:rPr>
        <w:t xml:space="preserve"> 3) Wellness seminars, 4) Cultural awareness activities including the concept of cultural humility and visits to the museum</w:t>
      </w:r>
      <w:r w:rsidR="0044753D" w:rsidRPr="0210FFA2">
        <w:rPr>
          <w:rFonts w:ascii="Arial" w:eastAsiaTheme="minorEastAsia" w:hAnsi="Arial" w:cs="Arial"/>
          <w:color w:val="000000" w:themeColor="text1"/>
          <w:sz w:val="22"/>
          <w:szCs w:val="22"/>
          <w14:ligatures w14:val="standardContextual"/>
        </w:rPr>
        <w:t xml:space="preserve">, 5) Clinical experiences at the HU Health Sciences simulation center, and 6) Introduction to interprofessional practice and education which involve standardized patients and simulations; an experience which emphasizes roles, responsibilities, and team work essential for patient care. </w:t>
      </w:r>
      <w:r w:rsidR="00672845" w:rsidRPr="0210FFA2">
        <w:rPr>
          <w:rFonts w:ascii="Arial" w:eastAsiaTheme="minorEastAsia" w:hAnsi="Arial" w:cs="Arial"/>
          <w:color w:val="000000" w:themeColor="text1"/>
          <w:sz w:val="22"/>
          <w:szCs w:val="22"/>
          <w14:ligatures w14:val="standardContextual"/>
        </w:rPr>
        <w:t>Thus</w:t>
      </w:r>
      <w:r w:rsidR="72514A80" w:rsidRPr="0210FFA2">
        <w:rPr>
          <w:rFonts w:ascii="Arial" w:eastAsiaTheme="minorEastAsia" w:hAnsi="Arial" w:cs="Arial"/>
          <w:color w:val="000000" w:themeColor="text1"/>
          <w:sz w:val="22"/>
          <w:szCs w:val="22"/>
          <w14:ligatures w14:val="standardContextual"/>
        </w:rPr>
        <w:t>,</w:t>
      </w:r>
      <w:r w:rsidR="00672845" w:rsidRPr="0210FFA2">
        <w:rPr>
          <w:rFonts w:ascii="Arial" w:eastAsiaTheme="minorEastAsia" w:hAnsi="Arial" w:cs="Arial"/>
          <w:color w:val="000000" w:themeColor="text1"/>
          <w:sz w:val="22"/>
          <w:szCs w:val="22"/>
          <w14:ligatures w14:val="standardContextual"/>
        </w:rPr>
        <w:t xml:space="preserve"> the outcome of the program is to </w:t>
      </w:r>
      <w:r w:rsidR="00C47871" w:rsidRPr="0210FFA2">
        <w:rPr>
          <w:rFonts w:ascii="Arial" w:eastAsiaTheme="minorEastAsia" w:hAnsi="Arial" w:cs="Arial"/>
          <w:color w:val="000000" w:themeColor="text1"/>
          <w:sz w:val="22"/>
          <w:szCs w:val="22"/>
          <w14:ligatures w14:val="standardContextual"/>
        </w:rPr>
        <w:t>produce</w:t>
      </w:r>
      <w:r w:rsidR="00672845" w:rsidRPr="0210FFA2">
        <w:rPr>
          <w:rFonts w:ascii="Arial" w:eastAsiaTheme="minorEastAsia" w:hAnsi="Arial" w:cs="Arial"/>
          <w:color w:val="000000" w:themeColor="text1"/>
          <w:sz w:val="22"/>
          <w:szCs w:val="22"/>
          <w14:ligatures w14:val="standardContextual"/>
        </w:rPr>
        <w:t xml:space="preserve"> proficient</w:t>
      </w:r>
      <w:r w:rsidR="00C47871" w:rsidRPr="0210FFA2">
        <w:rPr>
          <w:rFonts w:ascii="Arial" w:eastAsiaTheme="minorEastAsia" w:hAnsi="Arial" w:cs="Arial"/>
          <w:color w:val="000000" w:themeColor="text1"/>
          <w:sz w:val="22"/>
          <w:szCs w:val="22"/>
          <w14:ligatures w14:val="standardContextual"/>
        </w:rPr>
        <w:t xml:space="preserve"> health science learners </w:t>
      </w:r>
      <w:r w:rsidR="002774A7" w:rsidRPr="0210FFA2">
        <w:rPr>
          <w:rFonts w:ascii="Arial" w:eastAsiaTheme="minorEastAsia" w:hAnsi="Arial" w:cs="Arial"/>
          <w:color w:val="000000" w:themeColor="text1"/>
          <w:sz w:val="22"/>
          <w:szCs w:val="22"/>
          <w14:ligatures w14:val="standardContextual"/>
        </w:rPr>
        <w:t>who</w:t>
      </w:r>
      <w:r w:rsidR="00C47871" w:rsidRPr="0210FFA2">
        <w:rPr>
          <w:rFonts w:ascii="Arial" w:eastAsiaTheme="minorEastAsia" w:hAnsi="Arial" w:cs="Arial"/>
          <w:color w:val="000000" w:themeColor="text1"/>
          <w:sz w:val="22"/>
          <w:szCs w:val="22"/>
          <w14:ligatures w14:val="standardContextual"/>
        </w:rPr>
        <w:t xml:space="preserve"> demonstrate increased knowledge of the core</w:t>
      </w:r>
      <w:r w:rsidR="002774A7" w:rsidRPr="0210FFA2">
        <w:rPr>
          <w:rFonts w:ascii="Arial" w:eastAsiaTheme="minorEastAsia" w:hAnsi="Arial" w:cs="Arial"/>
          <w:color w:val="000000" w:themeColor="text1"/>
          <w:sz w:val="22"/>
          <w:szCs w:val="22"/>
          <w14:ligatures w14:val="standardContextual"/>
        </w:rPr>
        <w:t xml:space="preserve"> sciences, and </w:t>
      </w:r>
      <w:r w:rsidR="00C47871" w:rsidRPr="0210FFA2">
        <w:rPr>
          <w:rFonts w:ascii="Arial" w:eastAsiaTheme="minorEastAsia" w:hAnsi="Arial" w:cs="Arial"/>
          <w:color w:val="000000" w:themeColor="text1"/>
          <w:sz w:val="22"/>
          <w:szCs w:val="22"/>
          <w14:ligatures w14:val="standardContextual"/>
        </w:rPr>
        <w:t>awareness of different cultures, beliefs and backgrounds,</w:t>
      </w:r>
      <w:r w:rsidR="002774A7" w:rsidRPr="0210FFA2">
        <w:rPr>
          <w:rFonts w:ascii="Arial" w:eastAsiaTheme="minorEastAsia" w:hAnsi="Arial" w:cs="Arial"/>
          <w:color w:val="000000" w:themeColor="text1"/>
          <w:sz w:val="22"/>
          <w:szCs w:val="22"/>
          <w14:ligatures w14:val="standardContextual"/>
        </w:rPr>
        <w:t xml:space="preserve"> </w:t>
      </w:r>
      <w:r w:rsidR="00FD7557" w:rsidRPr="0210FFA2">
        <w:rPr>
          <w:rFonts w:ascii="Arial" w:eastAsiaTheme="minorEastAsia" w:hAnsi="Arial" w:cs="Arial"/>
          <w:color w:val="000000" w:themeColor="text1"/>
          <w:sz w:val="22"/>
          <w:szCs w:val="22"/>
          <w14:ligatures w14:val="standardContextual"/>
        </w:rPr>
        <w:t>and are well-versed in various health professions</w:t>
      </w:r>
      <w:r w:rsidR="002774A7" w:rsidRPr="0210FFA2">
        <w:rPr>
          <w:rFonts w:ascii="Arial" w:eastAsiaTheme="minorEastAsia" w:hAnsi="Arial" w:cs="Arial"/>
          <w:color w:val="000000" w:themeColor="text1"/>
          <w:sz w:val="22"/>
          <w:szCs w:val="22"/>
          <w14:ligatures w14:val="standardContextual"/>
        </w:rPr>
        <w:t xml:space="preserve"> </w:t>
      </w:r>
      <w:r w:rsidR="00C47871" w:rsidRPr="0210FFA2">
        <w:rPr>
          <w:rFonts w:ascii="Arial" w:eastAsiaTheme="minorEastAsia" w:hAnsi="Arial" w:cs="Arial"/>
          <w:color w:val="000000" w:themeColor="text1"/>
          <w:sz w:val="22"/>
          <w:szCs w:val="22"/>
          <w14:ligatures w14:val="standardContextual"/>
        </w:rPr>
        <w:t>career</w:t>
      </w:r>
      <w:r w:rsidR="00FD7557" w:rsidRPr="0210FFA2">
        <w:rPr>
          <w:rFonts w:ascii="Arial" w:eastAsiaTheme="minorEastAsia" w:hAnsi="Arial" w:cs="Arial"/>
          <w:color w:val="000000" w:themeColor="text1"/>
          <w:sz w:val="22"/>
          <w:szCs w:val="22"/>
          <w14:ligatures w14:val="standardContextual"/>
        </w:rPr>
        <w:t>s.</w:t>
      </w:r>
      <w:r w:rsidR="00AA13C5" w:rsidRPr="0210FFA2">
        <w:rPr>
          <w:rFonts w:ascii="Arial" w:eastAsiaTheme="minorEastAsia" w:hAnsi="Arial" w:cs="Arial"/>
          <w:color w:val="000000" w:themeColor="text1"/>
          <w:sz w:val="22"/>
          <w:szCs w:val="22"/>
          <w14:ligatures w14:val="standardContextual"/>
        </w:rPr>
        <w:t xml:space="preserve"> In addition, the program offers clinical experience in surgery</w:t>
      </w:r>
      <w:r w:rsidR="5F73E4EF" w:rsidRPr="0210FFA2">
        <w:rPr>
          <w:rFonts w:ascii="Arial" w:eastAsiaTheme="minorEastAsia" w:hAnsi="Arial" w:cs="Arial"/>
          <w:color w:val="000000" w:themeColor="text1"/>
          <w:sz w:val="22"/>
          <w:szCs w:val="22"/>
          <w14:ligatures w14:val="standardContextual"/>
        </w:rPr>
        <w:t>.</w:t>
      </w:r>
      <w:r w:rsidR="00FD7557" w:rsidRPr="0210FFA2">
        <w:rPr>
          <w:rFonts w:ascii="Arial" w:eastAsiaTheme="minorEastAsia" w:hAnsi="Arial" w:cs="Arial"/>
          <w:color w:val="000000" w:themeColor="text1"/>
          <w:sz w:val="22"/>
          <w:szCs w:val="22"/>
          <w14:ligatures w14:val="standardContextual"/>
        </w:rPr>
        <w:t xml:space="preserve"> </w:t>
      </w:r>
      <w:r w:rsidR="00FD7557" w:rsidRPr="00F2528C">
        <w:rPr>
          <w:rFonts w:ascii="Arial" w:hAnsi="Arial" w:cs="Arial"/>
          <w:sz w:val="22"/>
          <w:szCs w:val="22"/>
        </w:rPr>
        <w:t>Studies demonstrate such programs increase URM matriculation by 25% (Terrell et al., 2019</w:t>
      </w:r>
      <w:r w:rsidR="21C9759D" w:rsidRPr="00F2528C">
        <w:rPr>
          <w:rFonts w:ascii="Arial" w:hAnsi="Arial" w:cs="Arial"/>
          <w:sz w:val="22"/>
          <w:szCs w:val="22"/>
        </w:rPr>
        <w:t>)</w:t>
      </w:r>
      <w:r w:rsidR="00672845" w:rsidRPr="00F2528C">
        <w:rPr>
          <w:rFonts w:ascii="Arial" w:hAnsi="Arial" w:cs="Arial"/>
          <w:sz w:val="22"/>
          <w:szCs w:val="22"/>
        </w:rPr>
        <w:t>.</w:t>
      </w:r>
    </w:p>
    <w:p w14:paraId="1F5834D8" w14:textId="4A01F5B6" w:rsidR="00672845" w:rsidRPr="00F2528C" w:rsidRDefault="00672845" w:rsidP="002E046C">
      <w:pPr>
        <w:spacing w:line="360" w:lineRule="auto"/>
        <w:jc w:val="both"/>
        <w:outlineLvl w:val="3"/>
        <w:rPr>
          <w:rFonts w:ascii="Arial" w:hAnsi="Arial" w:cs="Arial"/>
          <w:b/>
          <w:bCs/>
          <w:sz w:val="22"/>
          <w:szCs w:val="22"/>
        </w:rPr>
      </w:pPr>
      <w:r w:rsidRPr="00F2528C">
        <w:rPr>
          <w:rFonts w:ascii="Arial" w:hAnsi="Arial" w:cs="Arial"/>
          <w:b/>
          <w:bCs/>
          <w:sz w:val="22"/>
          <w:szCs w:val="22"/>
        </w:rPr>
        <w:lastRenderedPageBreak/>
        <w:t xml:space="preserve">Aim </w:t>
      </w:r>
      <w:r w:rsidR="002B345E" w:rsidRPr="00F2528C">
        <w:rPr>
          <w:rFonts w:ascii="Arial" w:hAnsi="Arial" w:cs="Arial"/>
          <w:b/>
          <w:bCs/>
          <w:sz w:val="22"/>
          <w:szCs w:val="22"/>
        </w:rPr>
        <w:t>4</w:t>
      </w:r>
      <w:r w:rsidRPr="00F2528C">
        <w:rPr>
          <w:rFonts w:ascii="Arial" w:hAnsi="Arial" w:cs="Arial"/>
          <w:b/>
          <w:bCs/>
          <w:sz w:val="22"/>
          <w:szCs w:val="22"/>
        </w:rPr>
        <w:t xml:space="preserve">: Retain at-risk </w:t>
      </w:r>
      <w:r w:rsidR="006F3F85" w:rsidRPr="00F2528C">
        <w:rPr>
          <w:rFonts w:ascii="Arial" w:hAnsi="Arial" w:cs="Arial"/>
          <w:b/>
          <w:bCs/>
          <w:sz w:val="22"/>
          <w:szCs w:val="22"/>
        </w:rPr>
        <w:t xml:space="preserve">Enrolled </w:t>
      </w:r>
      <w:r w:rsidRPr="00F2528C">
        <w:rPr>
          <w:rFonts w:ascii="Arial" w:hAnsi="Arial" w:cs="Arial"/>
          <w:b/>
          <w:bCs/>
          <w:sz w:val="22"/>
          <w:szCs w:val="22"/>
        </w:rPr>
        <w:t xml:space="preserve">Medical Students and </w:t>
      </w:r>
      <w:r w:rsidR="006F3F85" w:rsidRPr="00F2528C">
        <w:rPr>
          <w:rFonts w:ascii="Arial" w:hAnsi="Arial" w:cs="Arial"/>
          <w:b/>
          <w:bCs/>
          <w:sz w:val="22"/>
          <w:szCs w:val="22"/>
        </w:rPr>
        <w:t>E</w:t>
      </w:r>
      <w:r w:rsidRPr="00F2528C">
        <w:rPr>
          <w:rFonts w:ascii="Arial" w:hAnsi="Arial" w:cs="Arial"/>
          <w:b/>
          <w:bCs/>
          <w:sz w:val="22"/>
          <w:szCs w:val="22"/>
        </w:rPr>
        <w:t xml:space="preserve">nhance </w:t>
      </w:r>
      <w:r w:rsidR="006F3F85" w:rsidRPr="00F2528C">
        <w:rPr>
          <w:rFonts w:ascii="Arial" w:hAnsi="Arial" w:cs="Arial"/>
          <w:b/>
          <w:bCs/>
          <w:sz w:val="22"/>
          <w:szCs w:val="22"/>
        </w:rPr>
        <w:t>S</w:t>
      </w:r>
      <w:r w:rsidRPr="00F2528C">
        <w:rPr>
          <w:rFonts w:ascii="Arial" w:hAnsi="Arial" w:cs="Arial"/>
          <w:b/>
          <w:bCs/>
          <w:sz w:val="22"/>
          <w:szCs w:val="22"/>
        </w:rPr>
        <w:t>cholarship</w:t>
      </w:r>
    </w:p>
    <w:p w14:paraId="0D860A6A" w14:textId="0491BD9F" w:rsidR="002B345E" w:rsidRPr="00F2528C" w:rsidRDefault="002B345E" w:rsidP="002E046C">
      <w:pPr>
        <w:spacing w:line="360" w:lineRule="auto"/>
        <w:ind w:firstLine="720"/>
        <w:jc w:val="both"/>
        <w:outlineLvl w:val="3"/>
        <w:rPr>
          <w:rFonts w:ascii="Arial" w:hAnsi="Arial" w:cs="Arial"/>
          <w:sz w:val="22"/>
          <w:szCs w:val="22"/>
        </w:rPr>
      </w:pPr>
      <w:r w:rsidRPr="00F2528C">
        <w:rPr>
          <w:rFonts w:ascii="Arial" w:hAnsi="Arial" w:cs="Arial"/>
          <w:b/>
          <w:bCs/>
          <w:sz w:val="22"/>
          <w:szCs w:val="22"/>
        </w:rPr>
        <w:t>4</w:t>
      </w:r>
      <w:r w:rsidR="00672845" w:rsidRPr="00F2528C">
        <w:rPr>
          <w:rFonts w:ascii="Arial" w:hAnsi="Arial" w:cs="Arial"/>
          <w:b/>
          <w:bCs/>
          <w:sz w:val="22"/>
          <w:szCs w:val="22"/>
        </w:rPr>
        <w:t>a: Reduce Socioeconomic hardships.</w:t>
      </w:r>
      <w:r w:rsidR="006E6E26" w:rsidRPr="00F2528C">
        <w:rPr>
          <w:rFonts w:ascii="Arial" w:hAnsi="Arial" w:cs="Arial"/>
          <w:b/>
          <w:bCs/>
          <w:sz w:val="22"/>
          <w:szCs w:val="22"/>
        </w:rPr>
        <w:t xml:space="preserve"> </w:t>
      </w:r>
      <w:r w:rsidR="006E6E26" w:rsidRPr="00F2528C">
        <w:rPr>
          <w:rFonts w:ascii="Arial" w:hAnsi="Arial" w:cs="Arial"/>
          <w:sz w:val="22"/>
          <w:szCs w:val="22"/>
        </w:rPr>
        <w:t xml:space="preserve">Socioeconomic hardship remains one of the most significant of medical student attrition. </w:t>
      </w:r>
      <w:r w:rsidRPr="00F2528C">
        <w:rPr>
          <w:rFonts w:ascii="Arial" w:hAnsi="Arial" w:cs="Arial"/>
          <w:sz w:val="22"/>
          <w:szCs w:val="22"/>
        </w:rPr>
        <w:t xml:space="preserve">Many of our students are first-time college students with no financial support from family, or </w:t>
      </w:r>
      <w:r w:rsidR="002D73D9" w:rsidRPr="00F2528C">
        <w:rPr>
          <w:rFonts w:ascii="Arial" w:hAnsi="Arial" w:cs="Arial"/>
          <w:sz w:val="22"/>
          <w:szCs w:val="22"/>
        </w:rPr>
        <w:t xml:space="preserve">they are </w:t>
      </w:r>
      <w:r w:rsidRPr="00F2528C">
        <w:rPr>
          <w:rFonts w:ascii="Arial" w:hAnsi="Arial" w:cs="Arial"/>
          <w:sz w:val="22"/>
          <w:szCs w:val="22"/>
        </w:rPr>
        <w:t xml:space="preserve">non-traditional students with spouses and children.  </w:t>
      </w:r>
      <w:r w:rsidR="006E6E26" w:rsidRPr="00F2528C">
        <w:rPr>
          <w:rFonts w:ascii="Arial" w:hAnsi="Arial" w:cs="Arial"/>
          <w:sz w:val="22"/>
          <w:szCs w:val="22"/>
        </w:rPr>
        <w:t>Financial insecurity, food insecurity, and lack of research funding create unnecessary obstacles for students from disadvantaged backgrounds.</w:t>
      </w:r>
      <w:r w:rsidRPr="00F2528C">
        <w:rPr>
          <w:rFonts w:ascii="Arial" w:hAnsi="Arial" w:cs="Arial"/>
          <w:sz w:val="22"/>
          <w:szCs w:val="22"/>
        </w:rPr>
        <w:t xml:space="preserve"> Many who experience food </w:t>
      </w:r>
      <w:r w:rsidR="00E9396D">
        <w:rPr>
          <w:rFonts w:ascii="Arial" w:hAnsi="Arial" w:cs="Arial"/>
          <w:sz w:val="22"/>
          <w:szCs w:val="22"/>
        </w:rPr>
        <w:t>in</w:t>
      </w:r>
      <w:r w:rsidRPr="00F2528C">
        <w:rPr>
          <w:rFonts w:ascii="Arial" w:hAnsi="Arial" w:cs="Arial"/>
          <w:sz w:val="22"/>
          <w:szCs w:val="22"/>
        </w:rPr>
        <w:t>security</w:t>
      </w:r>
      <w:r w:rsidR="00F46C83">
        <w:rPr>
          <w:rFonts w:ascii="Arial" w:hAnsi="Arial" w:cs="Arial"/>
          <w:sz w:val="22"/>
          <w:szCs w:val="22"/>
        </w:rPr>
        <w:t xml:space="preserve">, a predictor of attrition </w:t>
      </w:r>
      <w:r w:rsidR="00F46C83" w:rsidRPr="00F2528C">
        <w:rPr>
          <w:rFonts w:ascii="Arial" w:hAnsi="Arial" w:cs="Arial"/>
          <w:sz w:val="22"/>
          <w:szCs w:val="22"/>
        </w:rPr>
        <w:t>(Silva et al., 2020)</w:t>
      </w:r>
      <w:r w:rsidR="00F46C83">
        <w:rPr>
          <w:rFonts w:ascii="Arial" w:hAnsi="Arial" w:cs="Arial"/>
          <w:sz w:val="22"/>
          <w:szCs w:val="22"/>
        </w:rPr>
        <w:t>,</w:t>
      </w:r>
      <w:r w:rsidRPr="00F2528C">
        <w:rPr>
          <w:rFonts w:ascii="Arial" w:hAnsi="Arial" w:cs="Arial"/>
          <w:sz w:val="22"/>
          <w:szCs w:val="22"/>
        </w:rPr>
        <w:t xml:space="preserve"> </w:t>
      </w:r>
      <w:r w:rsidR="002D73D9" w:rsidRPr="00F2528C">
        <w:rPr>
          <w:rFonts w:ascii="Arial" w:hAnsi="Arial" w:cs="Arial"/>
          <w:sz w:val="22"/>
          <w:szCs w:val="22"/>
        </w:rPr>
        <w:t>do</w:t>
      </w:r>
      <w:r w:rsidRPr="00F2528C">
        <w:rPr>
          <w:rFonts w:ascii="Arial" w:hAnsi="Arial" w:cs="Arial"/>
          <w:sz w:val="22"/>
          <w:szCs w:val="22"/>
        </w:rPr>
        <w:t xml:space="preserve"> so silently and </w:t>
      </w:r>
      <w:r w:rsidR="002D73D9" w:rsidRPr="00F2528C">
        <w:rPr>
          <w:rFonts w:ascii="Arial" w:hAnsi="Arial" w:cs="Arial"/>
          <w:sz w:val="22"/>
          <w:szCs w:val="22"/>
        </w:rPr>
        <w:t xml:space="preserve">with </w:t>
      </w:r>
      <w:r w:rsidRPr="00F2528C">
        <w:rPr>
          <w:rFonts w:ascii="Arial" w:hAnsi="Arial" w:cs="Arial"/>
          <w:sz w:val="22"/>
          <w:szCs w:val="22"/>
        </w:rPr>
        <w:t xml:space="preserve">resilience.  </w:t>
      </w:r>
      <w:r w:rsidR="00F46C83">
        <w:rPr>
          <w:rFonts w:ascii="Arial" w:hAnsi="Arial" w:cs="Arial"/>
          <w:sz w:val="22"/>
          <w:szCs w:val="22"/>
        </w:rPr>
        <w:t>F</w:t>
      </w:r>
      <w:r w:rsidRPr="00F2528C">
        <w:rPr>
          <w:rFonts w:ascii="Arial" w:hAnsi="Arial" w:cs="Arial"/>
          <w:sz w:val="22"/>
          <w:szCs w:val="22"/>
        </w:rPr>
        <w:t xml:space="preserve">unds will be used to stock </w:t>
      </w:r>
      <w:r w:rsidR="00672845" w:rsidRPr="00F2528C">
        <w:rPr>
          <w:rFonts w:ascii="Arial" w:hAnsi="Arial" w:cs="Arial"/>
          <w:sz w:val="22"/>
          <w:szCs w:val="22"/>
        </w:rPr>
        <w:t xml:space="preserve">the HUCM Food Pantry </w:t>
      </w:r>
      <w:r w:rsidRPr="00F2528C">
        <w:rPr>
          <w:rFonts w:ascii="Arial" w:hAnsi="Arial" w:cs="Arial"/>
          <w:sz w:val="22"/>
          <w:szCs w:val="22"/>
        </w:rPr>
        <w:t>to</w:t>
      </w:r>
      <w:r w:rsidR="00672845" w:rsidRPr="00F2528C">
        <w:rPr>
          <w:rFonts w:ascii="Arial" w:hAnsi="Arial" w:cs="Arial"/>
          <w:sz w:val="22"/>
          <w:szCs w:val="22"/>
        </w:rPr>
        <w:t xml:space="preserve"> </w:t>
      </w:r>
      <w:r w:rsidRPr="00F2528C">
        <w:rPr>
          <w:rFonts w:ascii="Arial" w:hAnsi="Arial" w:cs="Arial"/>
          <w:sz w:val="22"/>
          <w:szCs w:val="22"/>
        </w:rPr>
        <w:t>ensure that no medical student experiences hunger or nutrition insecurity. By providing consistent access to essential nourishment, we will alleviate one major stressor that disproportionately impacts students from underprivileged backgrounds.</w:t>
      </w:r>
      <w:r w:rsidR="00E45E0F" w:rsidRPr="00F2528C">
        <w:rPr>
          <w:rFonts w:ascii="Arial" w:hAnsi="Arial" w:cs="Arial"/>
          <w:sz w:val="22"/>
          <w:szCs w:val="22"/>
        </w:rPr>
        <w:t xml:space="preserve"> Select students who experience dire unforeseen financial emergencies that threaten housing may be granted up to $5,000 to bridge the gap until the situation is rectified.  This is important to mitigate </w:t>
      </w:r>
      <w:r w:rsidR="00F46C83">
        <w:rPr>
          <w:rFonts w:ascii="Arial" w:hAnsi="Arial" w:cs="Arial"/>
          <w:sz w:val="22"/>
          <w:szCs w:val="22"/>
        </w:rPr>
        <w:t>mental health and psychological</w:t>
      </w:r>
      <w:r w:rsidR="00E45E0F" w:rsidRPr="00F2528C">
        <w:rPr>
          <w:rFonts w:ascii="Arial" w:hAnsi="Arial" w:cs="Arial"/>
          <w:sz w:val="22"/>
          <w:szCs w:val="22"/>
        </w:rPr>
        <w:t xml:space="preserve"> </w:t>
      </w:r>
      <w:r w:rsidR="00F46C83">
        <w:rPr>
          <w:rFonts w:ascii="Arial" w:hAnsi="Arial" w:cs="Arial"/>
          <w:sz w:val="22"/>
          <w:szCs w:val="22"/>
        </w:rPr>
        <w:t>insecurities</w:t>
      </w:r>
      <w:r w:rsidR="00E45E0F" w:rsidRPr="00F2528C">
        <w:rPr>
          <w:rFonts w:ascii="Arial" w:hAnsi="Arial" w:cs="Arial"/>
          <w:sz w:val="22"/>
          <w:szCs w:val="22"/>
        </w:rPr>
        <w:t xml:space="preserve"> that arise due to housing insecurity.</w:t>
      </w:r>
    </w:p>
    <w:p w14:paraId="45679EF8" w14:textId="34170A52" w:rsidR="00F2528C" w:rsidRPr="00A75D46" w:rsidRDefault="002B345E" w:rsidP="00A75D46">
      <w:pPr>
        <w:pStyle w:val="NormalWeb"/>
        <w:spacing w:before="0" w:beforeAutospacing="0" w:after="240" w:afterAutospacing="0" w:line="360" w:lineRule="auto"/>
        <w:ind w:firstLine="720"/>
        <w:jc w:val="both"/>
        <w:rPr>
          <w:rFonts w:ascii="Arial" w:hAnsi="Arial" w:cs="Arial"/>
          <w:sz w:val="22"/>
          <w:szCs w:val="22"/>
        </w:rPr>
      </w:pPr>
      <w:r w:rsidRPr="00F2528C">
        <w:rPr>
          <w:rFonts w:ascii="Arial" w:hAnsi="Arial" w:cs="Arial"/>
          <w:b/>
          <w:bCs/>
          <w:sz w:val="22"/>
          <w:szCs w:val="22"/>
        </w:rPr>
        <w:t xml:space="preserve">4b: </w:t>
      </w:r>
      <w:r w:rsidRPr="00F2528C">
        <w:rPr>
          <w:rStyle w:val="Strong"/>
          <w:rFonts w:ascii="Arial" w:eastAsiaTheme="majorEastAsia" w:hAnsi="Arial" w:cs="Arial"/>
          <w:sz w:val="22"/>
          <w:szCs w:val="22"/>
        </w:rPr>
        <w:t>Funding for Publishing and Scholarly Travel</w:t>
      </w:r>
      <w:r w:rsidR="002D73D9" w:rsidRPr="00F2528C">
        <w:rPr>
          <w:rFonts w:ascii="Arial" w:hAnsi="Arial" w:cs="Arial"/>
          <w:sz w:val="22"/>
          <w:szCs w:val="22"/>
        </w:rPr>
        <w:t>.  Recognizing that research is a critical component of medical education and career advancement (Ginther et al., 2011), we will establish a fund to cover journal publication fees and travel expenses for students presenting at national and international conferences. This will elevate students' academic competitiveness and enhance their visibility in the field.</w:t>
      </w:r>
      <w:r w:rsidR="00E45E0F" w:rsidRPr="00F2528C">
        <w:rPr>
          <w:rFonts w:ascii="Arial" w:hAnsi="Arial" w:cs="Arial"/>
          <w:sz w:val="22"/>
          <w:szCs w:val="22"/>
        </w:rPr>
        <w:t xml:space="preserve"> This</w:t>
      </w:r>
      <w:r w:rsidR="00672845" w:rsidRPr="00F2528C">
        <w:rPr>
          <w:rFonts w:ascii="Arial" w:hAnsi="Arial" w:cs="Arial"/>
          <w:sz w:val="22"/>
          <w:szCs w:val="22"/>
        </w:rPr>
        <w:t xml:space="preserve"> Research Equity Fund will cover open-access publishing fees and conference travel for </w:t>
      </w:r>
      <w:r w:rsidR="00E45E0F" w:rsidRPr="00F2528C">
        <w:rPr>
          <w:rFonts w:ascii="Arial" w:hAnsi="Arial" w:cs="Arial"/>
          <w:sz w:val="22"/>
          <w:szCs w:val="22"/>
        </w:rPr>
        <w:t>up to 15</w:t>
      </w:r>
      <w:r w:rsidR="00672845" w:rsidRPr="00F2528C">
        <w:rPr>
          <w:rFonts w:ascii="Arial" w:hAnsi="Arial" w:cs="Arial"/>
          <w:sz w:val="22"/>
          <w:szCs w:val="22"/>
        </w:rPr>
        <w:t xml:space="preserve"> students annually, addressing financial barriers that stifle research productivity.</w:t>
      </w:r>
    </w:p>
    <w:p w14:paraId="057698A2" w14:textId="77777777" w:rsidR="00F2528C" w:rsidRDefault="0098151A" w:rsidP="002E046C">
      <w:pPr>
        <w:spacing w:line="360" w:lineRule="auto"/>
        <w:jc w:val="both"/>
        <w:outlineLvl w:val="3"/>
        <w:rPr>
          <w:rFonts w:ascii="Arial" w:hAnsi="Arial" w:cs="Arial"/>
          <w:b/>
          <w:bCs/>
          <w:sz w:val="22"/>
          <w:szCs w:val="22"/>
        </w:rPr>
      </w:pPr>
      <w:r w:rsidRPr="00F2528C">
        <w:rPr>
          <w:rFonts w:ascii="Arial" w:hAnsi="Arial" w:cs="Arial"/>
          <w:b/>
          <w:bCs/>
          <w:sz w:val="22"/>
          <w:szCs w:val="22"/>
        </w:rPr>
        <w:t>Aim 5: Retaining Faculty Through Holistic Support</w:t>
      </w:r>
      <w:r w:rsidR="004C488D" w:rsidRPr="00F2528C">
        <w:rPr>
          <w:rFonts w:ascii="Arial" w:hAnsi="Arial" w:cs="Arial"/>
          <w:b/>
          <w:bCs/>
          <w:sz w:val="22"/>
          <w:szCs w:val="22"/>
        </w:rPr>
        <w:t xml:space="preserve">: </w:t>
      </w:r>
      <w:r w:rsidR="001F52F6" w:rsidRPr="00F2528C">
        <w:rPr>
          <w:rFonts w:ascii="Arial" w:hAnsi="Arial" w:cs="Arial"/>
          <w:b/>
          <w:bCs/>
          <w:sz w:val="22"/>
          <w:szCs w:val="22"/>
        </w:rPr>
        <w:t xml:space="preserve"> </w:t>
      </w:r>
    </w:p>
    <w:p w14:paraId="3E936D59" w14:textId="27F96BFF" w:rsidR="00E9396D" w:rsidRDefault="00D453F9" w:rsidP="002E046C">
      <w:pPr>
        <w:spacing w:line="360" w:lineRule="auto"/>
        <w:jc w:val="both"/>
        <w:outlineLvl w:val="3"/>
        <w:rPr>
          <w:rFonts w:ascii="Arial" w:hAnsi="Arial" w:cs="Arial"/>
          <w:sz w:val="22"/>
          <w:szCs w:val="22"/>
        </w:rPr>
      </w:pPr>
      <w:r w:rsidRPr="0210FFA2">
        <w:rPr>
          <w:rFonts w:ascii="Arial" w:hAnsi="Arial" w:cs="Arial"/>
          <w:sz w:val="22"/>
          <w:szCs w:val="22"/>
        </w:rPr>
        <w:t>Ret</w:t>
      </w:r>
      <w:r w:rsidR="008B1AA8" w:rsidRPr="0210FFA2">
        <w:rPr>
          <w:rFonts w:ascii="Arial" w:hAnsi="Arial" w:cs="Arial"/>
          <w:sz w:val="22"/>
          <w:szCs w:val="22"/>
        </w:rPr>
        <w:t>ention of the HUCM’s</w:t>
      </w:r>
      <w:r w:rsidRPr="0210FFA2">
        <w:rPr>
          <w:rFonts w:ascii="Arial" w:hAnsi="Arial" w:cs="Arial"/>
          <w:sz w:val="22"/>
          <w:szCs w:val="22"/>
        </w:rPr>
        <w:t xml:space="preserve"> diverse faculty is essential </w:t>
      </w:r>
      <w:r w:rsidR="001F52F6" w:rsidRPr="0210FFA2">
        <w:rPr>
          <w:rFonts w:ascii="Arial" w:hAnsi="Arial" w:cs="Arial"/>
          <w:sz w:val="22"/>
          <w:szCs w:val="22"/>
        </w:rPr>
        <w:t>to</w:t>
      </w:r>
      <w:r w:rsidRPr="0210FFA2">
        <w:rPr>
          <w:rFonts w:ascii="Arial" w:hAnsi="Arial" w:cs="Arial"/>
          <w:sz w:val="22"/>
          <w:szCs w:val="22"/>
        </w:rPr>
        <w:t xml:space="preserve"> sustain</w:t>
      </w:r>
      <w:r w:rsidR="689425EC" w:rsidRPr="0210FFA2">
        <w:rPr>
          <w:rFonts w:ascii="Arial" w:hAnsi="Arial" w:cs="Arial"/>
          <w:sz w:val="22"/>
          <w:szCs w:val="22"/>
        </w:rPr>
        <w:t>ing</w:t>
      </w:r>
      <w:r w:rsidRPr="0210FFA2">
        <w:rPr>
          <w:rFonts w:ascii="Arial" w:hAnsi="Arial" w:cs="Arial"/>
          <w:sz w:val="22"/>
          <w:szCs w:val="22"/>
        </w:rPr>
        <w:t xml:space="preserve"> a robust learning environment and advancing health equity research. </w:t>
      </w:r>
      <w:r w:rsidR="00F624FB" w:rsidRPr="0210FFA2">
        <w:rPr>
          <w:rFonts w:ascii="Arial" w:hAnsi="Arial" w:cs="Arial"/>
          <w:sz w:val="22"/>
          <w:szCs w:val="22"/>
        </w:rPr>
        <w:t xml:space="preserve">The HUCM </w:t>
      </w:r>
      <w:r w:rsidR="00625692" w:rsidRPr="0210FFA2">
        <w:rPr>
          <w:rFonts w:ascii="Arial" w:hAnsi="Arial" w:cs="Arial"/>
          <w:sz w:val="22"/>
          <w:szCs w:val="22"/>
        </w:rPr>
        <w:t xml:space="preserve">faculty are at the top of their field and have been recruited for their scholarly and clinical excellence.  </w:t>
      </w:r>
      <w:r w:rsidRPr="0210FFA2">
        <w:rPr>
          <w:rFonts w:ascii="Arial" w:hAnsi="Arial" w:cs="Arial"/>
          <w:sz w:val="22"/>
          <w:szCs w:val="22"/>
        </w:rPr>
        <w:t xml:space="preserve">Faculty </w:t>
      </w:r>
      <w:r w:rsidR="001F52F6" w:rsidRPr="0210FFA2">
        <w:rPr>
          <w:rFonts w:ascii="Arial" w:hAnsi="Arial" w:cs="Arial"/>
          <w:sz w:val="22"/>
          <w:szCs w:val="22"/>
        </w:rPr>
        <w:t>in academia often face</w:t>
      </w:r>
      <w:r w:rsidR="001E2817" w:rsidRPr="0210FFA2">
        <w:rPr>
          <w:rFonts w:ascii="Arial" w:hAnsi="Arial" w:cs="Arial"/>
          <w:sz w:val="22"/>
          <w:szCs w:val="22"/>
        </w:rPr>
        <w:t xml:space="preserve"> </w:t>
      </w:r>
      <w:r w:rsidRPr="0210FFA2">
        <w:rPr>
          <w:rFonts w:ascii="Arial" w:hAnsi="Arial" w:cs="Arial"/>
          <w:sz w:val="22"/>
          <w:szCs w:val="22"/>
        </w:rPr>
        <w:t xml:space="preserve">limited access to funding, professional isolation, and systemic biases in advancement. </w:t>
      </w:r>
      <w:r w:rsidR="00290EFD" w:rsidRPr="0210FFA2">
        <w:rPr>
          <w:rFonts w:ascii="Arial" w:hAnsi="Arial" w:cs="Arial"/>
          <w:sz w:val="22"/>
          <w:szCs w:val="22"/>
        </w:rPr>
        <w:t xml:space="preserve">Here, the JEDI efforts intersect with </w:t>
      </w:r>
      <w:r w:rsidR="001F52F6" w:rsidRPr="0210FFA2">
        <w:rPr>
          <w:rFonts w:ascii="Arial" w:hAnsi="Arial" w:cs="Arial"/>
          <w:sz w:val="22"/>
          <w:szCs w:val="22"/>
        </w:rPr>
        <w:t xml:space="preserve">that of </w:t>
      </w:r>
      <w:r w:rsidR="00290EFD" w:rsidRPr="0210FFA2">
        <w:rPr>
          <w:rFonts w:ascii="Arial" w:hAnsi="Arial" w:cs="Arial"/>
          <w:sz w:val="22"/>
          <w:szCs w:val="22"/>
        </w:rPr>
        <w:t>Faculty Development</w:t>
      </w:r>
      <w:r w:rsidR="001F52F6" w:rsidRPr="0210FFA2">
        <w:rPr>
          <w:rFonts w:ascii="Arial" w:hAnsi="Arial" w:cs="Arial"/>
          <w:sz w:val="22"/>
          <w:szCs w:val="22"/>
        </w:rPr>
        <w:t>.</w:t>
      </w:r>
      <w:r w:rsidR="00290EFD" w:rsidRPr="0210FFA2">
        <w:rPr>
          <w:rFonts w:ascii="Arial" w:hAnsi="Arial" w:cs="Arial"/>
          <w:sz w:val="22"/>
          <w:szCs w:val="22"/>
        </w:rPr>
        <w:t xml:space="preserve"> </w:t>
      </w:r>
      <w:r w:rsidRPr="0210FFA2">
        <w:rPr>
          <w:rFonts w:ascii="Arial" w:hAnsi="Arial" w:cs="Arial"/>
          <w:sz w:val="22"/>
          <w:szCs w:val="22"/>
        </w:rPr>
        <w:t xml:space="preserve"> </w:t>
      </w:r>
      <w:r w:rsidR="00290EFD" w:rsidRPr="0210FFA2">
        <w:rPr>
          <w:rFonts w:ascii="Arial" w:hAnsi="Arial" w:cs="Arial"/>
          <w:sz w:val="22"/>
          <w:szCs w:val="22"/>
        </w:rPr>
        <w:t xml:space="preserve">A) </w:t>
      </w:r>
      <w:r w:rsidRPr="0210FFA2">
        <w:rPr>
          <w:rFonts w:ascii="Arial" w:hAnsi="Arial" w:cs="Arial"/>
          <w:sz w:val="22"/>
          <w:szCs w:val="22"/>
        </w:rPr>
        <w:t xml:space="preserve">We will </w:t>
      </w:r>
      <w:r w:rsidR="00E60178" w:rsidRPr="0210FFA2">
        <w:rPr>
          <w:rFonts w:ascii="Arial" w:hAnsi="Arial" w:cs="Arial"/>
          <w:sz w:val="22"/>
          <w:szCs w:val="22"/>
        </w:rPr>
        <w:t xml:space="preserve">hold mandatory </w:t>
      </w:r>
      <w:r w:rsidRPr="0210FFA2">
        <w:rPr>
          <w:rFonts w:ascii="Arial" w:hAnsi="Arial" w:cs="Arial"/>
          <w:sz w:val="22"/>
          <w:szCs w:val="22"/>
        </w:rPr>
        <w:t>train</w:t>
      </w:r>
      <w:r w:rsidR="00E60178" w:rsidRPr="0210FFA2">
        <w:rPr>
          <w:rFonts w:ascii="Arial" w:hAnsi="Arial" w:cs="Arial"/>
          <w:sz w:val="22"/>
          <w:szCs w:val="22"/>
        </w:rPr>
        <w:t>ing of</w:t>
      </w:r>
      <w:r w:rsidRPr="0210FFA2">
        <w:rPr>
          <w:rFonts w:ascii="Arial" w:hAnsi="Arial" w:cs="Arial"/>
          <w:sz w:val="22"/>
          <w:szCs w:val="22"/>
        </w:rPr>
        <w:t xml:space="preserve"> the </w:t>
      </w:r>
      <w:r w:rsidR="00290EFD" w:rsidRPr="0210FFA2">
        <w:rPr>
          <w:rFonts w:ascii="Arial" w:hAnsi="Arial" w:cs="Arial"/>
          <w:sz w:val="22"/>
          <w:szCs w:val="22"/>
        </w:rPr>
        <w:t xml:space="preserve">Chairs, Department-, and College-wide </w:t>
      </w:r>
      <w:r w:rsidRPr="0210FFA2">
        <w:rPr>
          <w:rFonts w:ascii="Arial" w:hAnsi="Arial" w:cs="Arial"/>
          <w:sz w:val="22"/>
          <w:szCs w:val="22"/>
        </w:rPr>
        <w:t>APT committees on implicit bias</w:t>
      </w:r>
      <w:r w:rsidR="00290EFD" w:rsidRPr="0210FFA2">
        <w:rPr>
          <w:rFonts w:ascii="Arial" w:hAnsi="Arial" w:cs="Arial"/>
          <w:sz w:val="22"/>
          <w:szCs w:val="22"/>
        </w:rPr>
        <w:t>, and respectful discussions</w:t>
      </w:r>
      <w:r w:rsidR="00E60178" w:rsidRPr="0210FFA2">
        <w:rPr>
          <w:rFonts w:ascii="Arial" w:hAnsi="Arial" w:cs="Arial"/>
          <w:sz w:val="22"/>
          <w:szCs w:val="22"/>
        </w:rPr>
        <w:t xml:space="preserve"> to promote fair reviews</w:t>
      </w:r>
      <w:r w:rsidR="00290EFD" w:rsidRPr="0210FFA2">
        <w:rPr>
          <w:rFonts w:ascii="Arial" w:hAnsi="Arial" w:cs="Arial"/>
          <w:sz w:val="22"/>
          <w:szCs w:val="22"/>
        </w:rPr>
        <w:t>.</w:t>
      </w:r>
      <w:r w:rsidRPr="0210FFA2">
        <w:rPr>
          <w:rFonts w:ascii="Arial" w:hAnsi="Arial" w:cs="Arial"/>
          <w:sz w:val="22"/>
          <w:szCs w:val="22"/>
        </w:rPr>
        <w:t xml:space="preserve">  </w:t>
      </w:r>
      <w:r w:rsidR="00290EFD" w:rsidRPr="0210FFA2">
        <w:rPr>
          <w:rFonts w:ascii="Arial" w:hAnsi="Arial" w:cs="Arial"/>
          <w:sz w:val="22"/>
          <w:szCs w:val="22"/>
        </w:rPr>
        <w:t xml:space="preserve">B) </w:t>
      </w:r>
      <w:r w:rsidR="006145D6" w:rsidRPr="0210FFA2">
        <w:rPr>
          <w:rFonts w:ascii="Arial" w:hAnsi="Arial" w:cs="Arial"/>
          <w:sz w:val="22"/>
          <w:szCs w:val="22"/>
        </w:rPr>
        <w:t>Post-</w:t>
      </w:r>
      <w:proofErr w:type="spellStart"/>
      <w:r w:rsidR="006145D6" w:rsidRPr="0210FFA2">
        <w:rPr>
          <w:rFonts w:ascii="Arial" w:hAnsi="Arial" w:cs="Arial"/>
          <w:sz w:val="22"/>
          <w:szCs w:val="22"/>
        </w:rPr>
        <w:t>tenure</w:t>
      </w:r>
      <w:proofErr w:type="spellEnd"/>
      <w:r w:rsidR="006145D6" w:rsidRPr="0210FFA2">
        <w:rPr>
          <w:rFonts w:ascii="Arial" w:hAnsi="Arial" w:cs="Arial"/>
          <w:sz w:val="22"/>
          <w:szCs w:val="22"/>
        </w:rPr>
        <w:t xml:space="preserve"> faculty frequently find their research sidelined as they take on increasing teaching responsibilities, serve on multiple committees, and juggle clinical, administrative or leadership roles. Balancing these duties can leave little time for pursuing new ideas or maintaining an active research program. A small grant can provide a critical boost by offering dedicated funding for pilot studie</w:t>
      </w:r>
      <w:r w:rsidR="001F52F6" w:rsidRPr="0210FFA2">
        <w:rPr>
          <w:rFonts w:ascii="Arial" w:hAnsi="Arial" w:cs="Arial"/>
          <w:sz w:val="22"/>
          <w:szCs w:val="22"/>
        </w:rPr>
        <w:t>s or</w:t>
      </w:r>
      <w:r w:rsidR="006145D6" w:rsidRPr="0210FFA2">
        <w:rPr>
          <w:rFonts w:ascii="Arial" w:hAnsi="Arial" w:cs="Arial"/>
          <w:sz w:val="22"/>
          <w:szCs w:val="22"/>
        </w:rPr>
        <w:t xml:space="preserve"> research assistants</w:t>
      </w:r>
      <w:r w:rsidR="001F52F6" w:rsidRPr="0210FFA2">
        <w:rPr>
          <w:rFonts w:ascii="Arial" w:hAnsi="Arial" w:cs="Arial"/>
          <w:sz w:val="22"/>
          <w:szCs w:val="22"/>
        </w:rPr>
        <w:t xml:space="preserve">, </w:t>
      </w:r>
      <w:r w:rsidR="006145D6" w:rsidRPr="0210FFA2">
        <w:rPr>
          <w:rFonts w:ascii="Arial" w:hAnsi="Arial" w:cs="Arial"/>
          <w:sz w:val="22"/>
          <w:szCs w:val="22"/>
        </w:rPr>
        <w:t xml:space="preserve">helping to reignite momentum. Such support can be especially valuable in enabling faculty to generate preliminary data for larger grant applications, ultimately keeping them engaged in research.  We </w:t>
      </w:r>
      <w:r w:rsidR="0098151A" w:rsidRPr="0210FFA2">
        <w:rPr>
          <w:rFonts w:ascii="Arial" w:hAnsi="Arial" w:cs="Arial"/>
          <w:sz w:val="22"/>
          <w:szCs w:val="22"/>
        </w:rPr>
        <w:t xml:space="preserve">will offer </w:t>
      </w:r>
      <w:proofErr w:type="gramStart"/>
      <w:r w:rsidR="0098151A" w:rsidRPr="0210FFA2">
        <w:rPr>
          <w:rFonts w:ascii="Arial" w:hAnsi="Arial" w:cs="Arial"/>
          <w:sz w:val="22"/>
          <w:szCs w:val="22"/>
        </w:rPr>
        <w:t>mini-grants</w:t>
      </w:r>
      <w:proofErr w:type="gramEnd"/>
      <w:r w:rsidR="0098151A" w:rsidRPr="0210FFA2">
        <w:rPr>
          <w:rFonts w:ascii="Arial" w:hAnsi="Arial" w:cs="Arial"/>
          <w:sz w:val="22"/>
          <w:szCs w:val="22"/>
        </w:rPr>
        <w:t xml:space="preserve"> (up to $1</w:t>
      </w:r>
      <w:r w:rsidR="00290EFD" w:rsidRPr="0210FFA2">
        <w:rPr>
          <w:rFonts w:ascii="Arial" w:hAnsi="Arial" w:cs="Arial"/>
          <w:sz w:val="22"/>
          <w:szCs w:val="22"/>
        </w:rPr>
        <w:t>5</w:t>
      </w:r>
      <w:r w:rsidR="0098151A" w:rsidRPr="0210FFA2">
        <w:rPr>
          <w:rFonts w:ascii="Arial" w:hAnsi="Arial" w:cs="Arial"/>
          <w:sz w:val="22"/>
          <w:szCs w:val="22"/>
        </w:rPr>
        <w:t xml:space="preserve">,000) for interdisciplinary research </w:t>
      </w:r>
      <w:r w:rsidR="00290EFD" w:rsidRPr="0210FFA2">
        <w:rPr>
          <w:rFonts w:ascii="Arial" w:hAnsi="Arial" w:cs="Arial"/>
          <w:sz w:val="22"/>
          <w:szCs w:val="22"/>
        </w:rPr>
        <w:t>to</w:t>
      </w:r>
      <w:r w:rsidR="0098151A" w:rsidRPr="0210FFA2">
        <w:rPr>
          <w:rFonts w:ascii="Arial" w:hAnsi="Arial" w:cs="Arial"/>
          <w:sz w:val="22"/>
          <w:szCs w:val="22"/>
        </w:rPr>
        <w:t xml:space="preserve"> foster scholarship on health disparities</w:t>
      </w:r>
      <w:r w:rsidR="008B1AA8" w:rsidRPr="0210FFA2">
        <w:rPr>
          <w:rFonts w:ascii="Arial" w:hAnsi="Arial" w:cs="Arial"/>
          <w:sz w:val="22"/>
          <w:szCs w:val="22"/>
        </w:rPr>
        <w:t xml:space="preserve"> and promote scholarly research and innovation</w:t>
      </w:r>
      <w:r w:rsidR="006145D6" w:rsidRPr="0210FFA2">
        <w:rPr>
          <w:rFonts w:ascii="Arial" w:hAnsi="Arial" w:cs="Arial"/>
          <w:sz w:val="22"/>
          <w:szCs w:val="22"/>
        </w:rPr>
        <w:t xml:space="preserve">. </w:t>
      </w:r>
      <w:r w:rsidR="00290EFD" w:rsidRPr="0210FFA2">
        <w:rPr>
          <w:rFonts w:ascii="Arial" w:hAnsi="Arial" w:cs="Arial"/>
          <w:sz w:val="22"/>
          <w:szCs w:val="22"/>
        </w:rPr>
        <w:t xml:space="preserve">C) </w:t>
      </w:r>
      <w:r w:rsidR="001F52F6" w:rsidRPr="0210FFA2">
        <w:rPr>
          <w:rFonts w:ascii="Arial" w:hAnsi="Arial" w:cs="Arial"/>
          <w:sz w:val="22"/>
          <w:szCs w:val="22"/>
        </w:rPr>
        <w:t>Well-being</w:t>
      </w:r>
      <w:r w:rsidR="0098151A" w:rsidRPr="0210FFA2">
        <w:rPr>
          <w:rFonts w:ascii="Arial" w:hAnsi="Arial" w:cs="Arial"/>
          <w:sz w:val="22"/>
          <w:szCs w:val="22"/>
        </w:rPr>
        <w:t xml:space="preserve"> programming</w:t>
      </w:r>
      <w:r w:rsidR="001F52F6" w:rsidRPr="0210FFA2">
        <w:rPr>
          <w:rFonts w:ascii="Arial" w:hAnsi="Arial" w:cs="Arial"/>
          <w:sz w:val="22"/>
          <w:szCs w:val="22"/>
        </w:rPr>
        <w:t xml:space="preserve"> tailored to unique challenges faced by faculty in academic medicine </w:t>
      </w:r>
      <w:r w:rsidR="00E250D7" w:rsidRPr="0210FFA2">
        <w:rPr>
          <w:rFonts w:ascii="Arial" w:hAnsi="Arial" w:cs="Arial"/>
          <w:sz w:val="22"/>
          <w:szCs w:val="22"/>
        </w:rPr>
        <w:t xml:space="preserve">will be offered.  We </w:t>
      </w:r>
      <w:r w:rsidR="001F52F6" w:rsidRPr="0210FFA2">
        <w:rPr>
          <w:rFonts w:ascii="Arial" w:hAnsi="Arial" w:cs="Arial"/>
          <w:sz w:val="22"/>
          <w:szCs w:val="22"/>
        </w:rPr>
        <w:t xml:space="preserve">may recruit </w:t>
      </w:r>
      <w:r w:rsidR="00E250D7" w:rsidRPr="0210FFA2">
        <w:rPr>
          <w:rFonts w:ascii="Arial" w:hAnsi="Arial" w:cs="Arial"/>
          <w:sz w:val="22"/>
          <w:szCs w:val="22"/>
        </w:rPr>
        <w:t>external</w:t>
      </w:r>
      <w:r w:rsidR="001F52F6" w:rsidRPr="0210FFA2">
        <w:rPr>
          <w:rFonts w:ascii="Arial" w:hAnsi="Arial" w:cs="Arial"/>
          <w:sz w:val="22"/>
          <w:szCs w:val="22"/>
        </w:rPr>
        <w:t xml:space="preserve"> guests or co-design</w:t>
      </w:r>
      <w:r w:rsidR="00E250D7" w:rsidRPr="0210FFA2">
        <w:rPr>
          <w:rFonts w:ascii="Arial" w:hAnsi="Arial" w:cs="Arial"/>
          <w:sz w:val="22"/>
          <w:szCs w:val="22"/>
        </w:rPr>
        <w:t xml:space="preserve"> activities</w:t>
      </w:r>
      <w:r w:rsidR="001F52F6" w:rsidRPr="0210FFA2">
        <w:rPr>
          <w:rFonts w:ascii="Arial" w:hAnsi="Arial" w:cs="Arial"/>
          <w:sz w:val="22"/>
          <w:szCs w:val="22"/>
        </w:rPr>
        <w:t xml:space="preserve"> with the University’s Wellness </w:t>
      </w:r>
      <w:r w:rsidR="0286C137" w:rsidRPr="0210FFA2">
        <w:rPr>
          <w:rFonts w:ascii="Arial" w:hAnsi="Arial" w:cs="Arial"/>
          <w:sz w:val="22"/>
          <w:szCs w:val="22"/>
        </w:rPr>
        <w:t>D</w:t>
      </w:r>
      <w:r w:rsidR="001F52F6" w:rsidRPr="0210FFA2">
        <w:rPr>
          <w:rFonts w:ascii="Arial" w:hAnsi="Arial" w:cs="Arial"/>
          <w:sz w:val="22"/>
          <w:szCs w:val="22"/>
        </w:rPr>
        <w:t xml:space="preserve">irector.  </w:t>
      </w:r>
      <w:r w:rsidR="00E250D7" w:rsidRPr="0210FFA2">
        <w:rPr>
          <w:rFonts w:ascii="Arial" w:hAnsi="Arial" w:cs="Arial"/>
          <w:sz w:val="22"/>
          <w:szCs w:val="22"/>
        </w:rPr>
        <w:t>M</w:t>
      </w:r>
      <w:r w:rsidR="0098151A" w:rsidRPr="0210FFA2">
        <w:rPr>
          <w:rFonts w:ascii="Arial" w:hAnsi="Arial" w:cs="Arial"/>
          <w:sz w:val="22"/>
          <w:szCs w:val="22"/>
        </w:rPr>
        <w:t>indfulness retreats and peer support circles</w:t>
      </w:r>
      <w:r w:rsidR="00E250D7" w:rsidRPr="0210FFA2">
        <w:rPr>
          <w:rFonts w:ascii="Arial" w:hAnsi="Arial" w:cs="Arial"/>
          <w:sz w:val="22"/>
          <w:szCs w:val="22"/>
        </w:rPr>
        <w:t xml:space="preserve"> are critical for a sense of belonging in academia</w:t>
      </w:r>
      <w:r w:rsidR="0098151A" w:rsidRPr="0210FFA2">
        <w:rPr>
          <w:rFonts w:ascii="Arial" w:hAnsi="Arial" w:cs="Arial"/>
          <w:sz w:val="22"/>
          <w:szCs w:val="22"/>
        </w:rPr>
        <w:t xml:space="preserve">. </w:t>
      </w:r>
      <w:r w:rsidR="00E250D7" w:rsidRPr="0210FFA2">
        <w:rPr>
          <w:rFonts w:ascii="Arial" w:hAnsi="Arial" w:cs="Arial"/>
          <w:sz w:val="22"/>
          <w:szCs w:val="22"/>
        </w:rPr>
        <w:t xml:space="preserve"> Finally, we will offer faculty who sign up </w:t>
      </w:r>
      <w:r w:rsidR="240406E2" w:rsidRPr="0210FFA2">
        <w:rPr>
          <w:rFonts w:ascii="Arial" w:hAnsi="Arial" w:cs="Arial"/>
          <w:sz w:val="22"/>
          <w:szCs w:val="22"/>
        </w:rPr>
        <w:t xml:space="preserve">for </w:t>
      </w:r>
      <w:r w:rsidR="00E9396D">
        <w:rPr>
          <w:rFonts w:ascii="Arial" w:hAnsi="Arial" w:cs="Arial"/>
          <w:sz w:val="22"/>
          <w:szCs w:val="22"/>
        </w:rPr>
        <w:t xml:space="preserve">it, </w:t>
      </w:r>
      <w:r w:rsidR="00E250D7" w:rsidRPr="0210FFA2">
        <w:rPr>
          <w:rFonts w:ascii="Arial" w:hAnsi="Arial" w:cs="Arial"/>
          <w:sz w:val="22"/>
          <w:szCs w:val="22"/>
        </w:rPr>
        <w:t xml:space="preserve">one leadership development </w:t>
      </w:r>
      <w:r w:rsidR="00E250D7" w:rsidRPr="0210FFA2">
        <w:rPr>
          <w:rFonts w:ascii="Arial" w:hAnsi="Arial" w:cs="Arial"/>
          <w:sz w:val="22"/>
          <w:szCs w:val="22"/>
        </w:rPr>
        <w:lastRenderedPageBreak/>
        <w:t xml:space="preserve">activity per year, limited to 20 people. </w:t>
      </w:r>
      <w:r w:rsidR="0098151A" w:rsidRPr="0210FFA2">
        <w:rPr>
          <w:rFonts w:ascii="Arial" w:hAnsi="Arial" w:cs="Arial"/>
          <w:sz w:val="22"/>
          <w:szCs w:val="22"/>
        </w:rPr>
        <w:t>Data shows such investments reduce faculty attrition by 20% (Dandar et al., 2021).</w:t>
      </w:r>
    </w:p>
    <w:p w14:paraId="2860F9F3" w14:textId="77777777" w:rsidR="00C94A0A" w:rsidRPr="00E9396D" w:rsidRDefault="00C94A0A" w:rsidP="002E046C">
      <w:pPr>
        <w:spacing w:line="360" w:lineRule="auto"/>
        <w:jc w:val="both"/>
        <w:outlineLvl w:val="3"/>
        <w:rPr>
          <w:rStyle w:val="Strong"/>
          <w:rFonts w:ascii="Arial" w:hAnsi="Arial" w:cs="Arial"/>
          <w:b w:val="0"/>
          <w:bCs w:val="0"/>
          <w:sz w:val="22"/>
          <w:szCs w:val="22"/>
        </w:rPr>
      </w:pPr>
    </w:p>
    <w:p w14:paraId="30F8CC74" w14:textId="022D075D" w:rsidR="00CE1F88" w:rsidRPr="00D70CB9" w:rsidRDefault="00CE1F88" w:rsidP="002E046C">
      <w:pPr>
        <w:pStyle w:val="Heading4"/>
        <w:spacing w:before="0" w:after="0" w:line="360" w:lineRule="auto"/>
        <w:jc w:val="both"/>
        <w:rPr>
          <w:rFonts w:ascii="Arial" w:hAnsi="Arial" w:cs="Arial"/>
          <w:sz w:val="22"/>
          <w:szCs w:val="22"/>
          <w:u w:val="single"/>
        </w:rPr>
      </w:pPr>
      <w:r w:rsidRPr="00D70CB9">
        <w:rPr>
          <w:rStyle w:val="Strong"/>
          <w:rFonts w:ascii="Arial" w:hAnsi="Arial" w:cs="Arial"/>
          <w:b w:val="0"/>
          <w:bCs w:val="0"/>
          <w:sz w:val="22"/>
          <w:szCs w:val="22"/>
          <w:u w:val="single"/>
        </w:rPr>
        <w:t>Priorities Amid the Anti-DEI Political Climate</w:t>
      </w:r>
    </w:p>
    <w:p w14:paraId="18CA2FD0" w14:textId="396C87FB" w:rsidR="00F2528C" w:rsidRDefault="00CE1F88" w:rsidP="002E046C">
      <w:pPr>
        <w:spacing w:line="360" w:lineRule="auto"/>
        <w:jc w:val="both"/>
        <w:rPr>
          <w:rStyle w:val="Strong"/>
          <w:rFonts w:ascii="Arial" w:hAnsi="Arial" w:cs="Arial"/>
          <w:b w:val="0"/>
          <w:bCs w:val="0"/>
          <w:sz w:val="22"/>
          <w:szCs w:val="22"/>
        </w:rPr>
      </w:pPr>
      <w:r w:rsidRPr="0210FFA2">
        <w:rPr>
          <w:rFonts w:ascii="Arial" w:hAnsi="Arial" w:cs="Arial"/>
          <w:sz w:val="22"/>
          <w:szCs w:val="22"/>
        </w:rPr>
        <w:t xml:space="preserve">In response to growing anti-DEI rhetoric, HUCM remains steadfast in its mission to produce a diverse health workforce. Our priorities include protecting existing pathway programs through policy advocacy and public storytelling.  We plan to amplify data-driven narratives that showcase how JEDI improves patient outcomes and reduces health disparities.  The HUCM is uniquely positioned to advance diversity in the health professions through its historic mission and collaborative infrastructure across Howard University’s Health Sciences schools.  In fact, we are at the forefront of inclusive work in that we go beyond race, to pay attention to the cultural, gender, and health diversity of our constituents. DEI is in our DNA and is the pillar upon which we were founded.  </w:t>
      </w:r>
    </w:p>
    <w:p w14:paraId="77427898" w14:textId="1472F268" w:rsidR="007777D0" w:rsidRPr="00D70CB9" w:rsidRDefault="007777D0" w:rsidP="002E046C">
      <w:pPr>
        <w:pStyle w:val="Heading4"/>
        <w:spacing w:before="0" w:after="0" w:line="360" w:lineRule="auto"/>
        <w:jc w:val="both"/>
        <w:rPr>
          <w:rFonts w:ascii="Arial" w:hAnsi="Arial" w:cs="Arial"/>
          <w:sz w:val="22"/>
          <w:szCs w:val="22"/>
          <w:u w:val="single"/>
        </w:rPr>
      </w:pPr>
      <w:r w:rsidRPr="00D70CB9">
        <w:rPr>
          <w:rStyle w:val="Strong"/>
          <w:rFonts w:ascii="Arial" w:hAnsi="Arial" w:cs="Arial"/>
          <w:b w:val="0"/>
          <w:bCs w:val="0"/>
          <w:sz w:val="22"/>
          <w:szCs w:val="22"/>
          <w:u w:val="single"/>
        </w:rPr>
        <w:t>Use of Funding and Impact on DEI in Health Professions</w:t>
      </w:r>
    </w:p>
    <w:p w14:paraId="4C057EB9" w14:textId="232C6E6A" w:rsidR="00F2528C" w:rsidRPr="009C171A" w:rsidRDefault="007777D0" w:rsidP="002E046C">
      <w:pPr>
        <w:pStyle w:val="NormalWeb"/>
        <w:spacing w:before="0" w:beforeAutospacing="0" w:after="0" w:afterAutospacing="0" w:line="360" w:lineRule="auto"/>
        <w:jc w:val="both"/>
        <w:rPr>
          <w:rStyle w:val="Strong"/>
          <w:rFonts w:ascii="Arial" w:hAnsi="Arial" w:cs="Arial"/>
          <w:b w:val="0"/>
          <w:bCs w:val="0"/>
          <w:sz w:val="22"/>
          <w:szCs w:val="22"/>
        </w:rPr>
      </w:pPr>
      <w:r w:rsidRPr="00F2528C">
        <w:rPr>
          <w:rFonts w:ascii="Arial" w:hAnsi="Arial" w:cs="Arial"/>
          <w:sz w:val="22"/>
          <w:szCs w:val="22"/>
        </w:rPr>
        <w:t xml:space="preserve">The RWJF funding will directly support programs that ensure we capture the interest and imagination of young elementary scholars through community health partnerships in Washington DC’s underserved wards, to create pathways for local students to enter health professions.  In fact, we plan to support multiple stages of academic development, including undergraduate enrichment, medical student scholarship support, as well as faculty development programs to train JEDI champions in leadership </w:t>
      </w:r>
      <w:r w:rsidRPr="009C171A">
        <w:rPr>
          <w:rFonts w:ascii="Arial" w:hAnsi="Arial" w:cs="Arial"/>
          <w:sz w:val="22"/>
          <w:szCs w:val="22"/>
        </w:rPr>
        <w:t>roles.  We propose to</w:t>
      </w:r>
      <w:r w:rsidR="00F70986" w:rsidRPr="009C171A">
        <w:rPr>
          <w:rFonts w:ascii="Arial" w:hAnsi="Arial" w:cs="Arial"/>
          <w:sz w:val="22"/>
          <w:szCs w:val="22"/>
        </w:rPr>
        <w:t xml:space="preserve"> approach </w:t>
      </w:r>
      <w:r w:rsidRPr="009C171A">
        <w:rPr>
          <w:rFonts w:ascii="Arial" w:hAnsi="Arial" w:cs="Arial"/>
          <w:sz w:val="22"/>
          <w:szCs w:val="22"/>
        </w:rPr>
        <w:t xml:space="preserve">from an institutional lens that will codify this work for years to come. </w:t>
      </w:r>
    </w:p>
    <w:p w14:paraId="3CABBE11" w14:textId="34615F93" w:rsidR="00F70986" w:rsidRPr="009C171A" w:rsidRDefault="00F70986" w:rsidP="002E3D9F">
      <w:pPr>
        <w:pStyle w:val="Heading4"/>
        <w:spacing w:before="0" w:after="0" w:line="360" w:lineRule="auto"/>
        <w:jc w:val="both"/>
        <w:rPr>
          <w:rFonts w:ascii="Arial" w:hAnsi="Arial" w:cs="Arial"/>
          <w:i w:val="0"/>
          <w:iCs w:val="0"/>
          <w:sz w:val="22"/>
          <w:szCs w:val="22"/>
          <w:u w:val="single"/>
        </w:rPr>
      </w:pPr>
      <w:r w:rsidRPr="009C171A">
        <w:rPr>
          <w:rStyle w:val="Strong"/>
          <w:rFonts w:ascii="Arial" w:hAnsi="Arial" w:cs="Arial"/>
          <w:b w:val="0"/>
          <w:bCs w:val="0"/>
          <w:i w:val="0"/>
          <w:iCs w:val="0"/>
          <w:sz w:val="22"/>
          <w:szCs w:val="22"/>
          <w:u w:val="single"/>
        </w:rPr>
        <w:t>Contributions to Diversifying the Health Workforce</w:t>
      </w:r>
      <w:r w:rsidR="002E3D9F" w:rsidRPr="009C171A">
        <w:rPr>
          <w:rStyle w:val="Strong"/>
          <w:rFonts w:ascii="Arial" w:hAnsi="Arial" w:cs="Arial"/>
          <w:b w:val="0"/>
          <w:bCs w:val="0"/>
          <w:i w:val="0"/>
          <w:iCs w:val="0"/>
          <w:sz w:val="22"/>
          <w:szCs w:val="22"/>
          <w:u w:val="single"/>
        </w:rPr>
        <w:t xml:space="preserve">: </w:t>
      </w:r>
      <w:r w:rsidRPr="009C171A">
        <w:rPr>
          <w:rFonts w:ascii="Arial" w:hAnsi="Arial" w:cs="Arial"/>
          <w:i w:val="0"/>
          <w:iCs w:val="0"/>
          <w:color w:val="000000" w:themeColor="text1"/>
          <w:sz w:val="22"/>
          <w:szCs w:val="22"/>
        </w:rPr>
        <w:t xml:space="preserve">HUCM </w:t>
      </w:r>
      <w:r w:rsidR="003B6B22" w:rsidRPr="009C171A">
        <w:rPr>
          <w:rFonts w:ascii="Arial" w:hAnsi="Arial" w:cs="Arial"/>
          <w:i w:val="0"/>
          <w:iCs w:val="0"/>
          <w:color w:val="000000" w:themeColor="text1"/>
          <w:sz w:val="22"/>
          <w:szCs w:val="22"/>
        </w:rPr>
        <w:t>has</w:t>
      </w:r>
      <w:r w:rsidRPr="009C171A">
        <w:rPr>
          <w:rFonts w:ascii="Arial" w:hAnsi="Arial" w:cs="Arial"/>
          <w:i w:val="0"/>
          <w:iCs w:val="0"/>
          <w:color w:val="000000" w:themeColor="text1"/>
          <w:sz w:val="22"/>
          <w:szCs w:val="22"/>
        </w:rPr>
        <w:t xml:space="preserve"> trained over 50% of Black physicians in the U.S. and remains a top producer of Black academic faculty</w:t>
      </w:r>
      <w:r w:rsidR="003B6B22" w:rsidRPr="009C171A">
        <w:rPr>
          <w:rFonts w:ascii="Arial" w:hAnsi="Arial" w:cs="Arial"/>
          <w:i w:val="0"/>
          <w:iCs w:val="0"/>
          <w:color w:val="000000" w:themeColor="text1"/>
          <w:sz w:val="22"/>
          <w:szCs w:val="22"/>
        </w:rPr>
        <w:t xml:space="preserve"> (AAMC, 2015, and AAAMC Faculty roster, 2021)</w:t>
      </w:r>
      <w:r w:rsidRPr="009C171A">
        <w:rPr>
          <w:rFonts w:ascii="Arial" w:hAnsi="Arial" w:cs="Arial"/>
          <w:i w:val="0"/>
          <w:iCs w:val="0"/>
          <w:color w:val="000000" w:themeColor="text1"/>
          <w:sz w:val="22"/>
          <w:szCs w:val="22"/>
        </w:rPr>
        <w:t>. Our contributions include</w:t>
      </w:r>
      <w:r w:rsidR="00446660" w:rsidRPr="009C171A">
        <w:rPr>
          <w:rFonts w:ascii="Arial" w:hAnsi="Arial" w:cs="Arial"/>
          <w:i w:val="0"/>
          <w:iCs w:val="0"/>
          <w:color w:val="000000" w:themeColor="text1"/>
          <w:sz w:val="22"/>
          <w:szCs w:val="22"/>
        </w:rPr>
        <w:t xml:space="preserve"> pioneering research on health disparities in maternal mortality, cardiovascular disease, sickle cell, cancer and HIV/AIDS, among others.  We advocate for policy changes such as Medicaid expansion and anti-discrimination protections.  We are leaders in national coalitions and have a national presence as leaders of health disparities, and top-notch educators.  This partnership with RWJF will amplify our capacity to dismantle systemic barriers and inspire the next generation of health equity leaders.  </w:t>
      </w:r>
    </w:p>
    <w:p w14:paraId="263A6A37" w14:textId="3D2F2AC2" w:rsidR="008419D6" w:rsidRPr="00396928" w:rsidRDefault="00444366" w:rsidP="008419D6">
      <w:pPr>
        <w:pStyle w:val="NormalWeb"/>
        <w:spacing w:before="0" w:beforeAutospacing="0" w:after="0" w:afterAutospacing="0" w:line="360" w:lineRule="auto"/>
        <w:jc w:val="both"/>
        <w:rPr>
          <w:rFonts w:ascii="Arial" w:hAnsi="Arial" w:cs="Arial"/>
          <w:sz w:val="22"/>
          <w:szCs w:val="22"/>
        </w:rPr>
      </w:pPr>
      <w:r w:rsidRPr="00D70CB9">
        <w:rPr>
          <w:rFonts w:ascii="Arial" w:hAnsi="Arial" w:cs="Arial"/>
          <w:i/>
          <w:iCs/>
          <w:color w:val="0F4761"/>
          <w:sz w:val="22"/>
          <w:szCs w:val="22"/>
          <w:u w:val="single"/>
        </w:rPr>
        <w:t>Use of Funding</w:t>
      </w:r>
      <w:r w:rsidR="002E046C">
        <w:rPr>
          <w:rFonts w:ascii="Arial" w:hAnsi="Arial" w:cs="Arial"/>
          <w:i/>
          <w:iCs/>
          <w:color w:val="0F4761"/>
          <w:sz w:val="22"/>
          <w:szCs w:val="22"/>
          <w:u w:val="single"/>
        </w:rPr>
        <w:t>:</w:t>
      </w:r>
      <w:r w:rsidRPr="00D70CB9">
        <w:rPr>
          <w:rFonts w:ascii="Arial" w:hAnsi="Arial" w:cs="Arial"/>
          <w:color w:val="0070C0"/>
          <w:sz w:val="22"/>
          <w:szCs w:val="22"/>
        </w:rPr>
        <w:t xml:space="preserve">  </w:t>
      </w:r>
      <w:r w:rsidR="00182759" w:rsidRPr="00396928">
        <w:rPr>
          <w:rFonts w:ascii="Arial" w:hAnsi="Arial" w:cs="Arial"/>
          <w:sz w:val="22"/>
          <w:szCs w:val="22"/>
        </w:rPr>
        <w:t xml:space="preserve">Aim 1- </w:t>
      </w:r>
      <w:r w:rsidRPr="00396928">
        <w:rPr>
          <w:rFonts w:ascii="Arial" w:hAnsi="Arial" w:cs="Arial"/>
          <w:sz w:val="22"/>
          <w:szCs w:val="22"/>
        </w:rPr>
        <w:t>25% for</w:t>
      </w:r>
      <w:r w:rsidR="00182759" w:rsidRPr="00396928">
        <w:rPr>
          <w:rFonts w:ascii="Arial" w:hAnsi="Arial" w:cs="Arial"/>
          <w:sz w:val="22"/>
          <w:szCs w:val="22"/>
        </w:rPr>
        <w:t xml:space="preserve"> </w:t>
      </w:r>
      <w:r w:rsidRPr="00396928">
        <w:rPr>
          <w:rFonts w:ascii="Arial" w:hAnsi="Arial" w:cs="Arial"/>
          <w:sz w:val="22"/>
          <w:szCs w:val="22"/>
        </w:rPr>
        <w:t xml:space="preserve">DEI activity </w:t>
      </w:r>
      <w:r w:rsidR="002E3D9F">
        <w:rPr>
          <w:rFonts w:ascii="Arial" w:hAnsi="Arial" w:cs="Arial"/>
          <w:sz w:val="22"/>
          <w:szCs w:val="22"/>
        </w:rPr>
        <w:t>d</w:t>
      </w:r>
      <w:r w:rsidRPr="00396928">
        <w:rPr>
          <w:rFonts w:ascii="Arial" w:hAnsi="Arial" w:cs="Arial"/>
          <w:sz w:val="22"/>
          <w:szCs w:val="22"/>
        </w:rPr>
        <w:t xml:space="preserve">ashboard </w:t>
      </w:r>
      <w:r w:rsidR="002E3D9F">
        <w:rPr>
          <w:rFonts w:ascii="Arial" w:hAnsi="Arial" w:cs="Arial"/>
          <w:sz w:val="22"/>
          <w:szCs w:val="22"/>
        </w:rPr>
        <w:t>s</w:t>
      </w:r>
      <w:r w:rsidRPr="00396928">
        <w:rPr>
          <w:rFonts w:ascii="Arial" w:hAnsi="Arial" w:cs="Arial"/>
          <w:sz w:val="22"/>
          <w:szCs w:val="22"/>
        </w:rPr>
        <w:t>oftware, and DEI Climate Survey</w:t>
      </w:r>
      <w:r w:rsidR="00182759" w:rsidRPr="00396928">
        <w:rPr>
          <w:rFonts w:ascii="Arial" w:hAnsi="Arial" w:cs="Arial"/>
          <w:sz w:val="22"/>
          <w:szCs w:val="22"/>
        </w:rPr>
        <w:t>, administrative support</w:t>
      </w:r>
      <w:r w:rsidRPr="00396928">
        <w:rPr>
          <w:rFonts w:ascii="Arial" w:hAnsi="Arial" w:cs="Arial"/>
          <w:sz w:val="22"/>
          <w:szCs w:val="22"/>
        </w:rPr>
        <w:t xml:space="preserve">; </w:t>
      </w:r>
      <w:r w:rsidR="007A64CB" w:rsidRPr="00396928">
        <w:rPr>
          <w:rFonts w:ascii="Arial" w:hAnsi="Arial" w:cs="Arial"/>
          <w:sz w:val="22"/>
          <w:szCs w:val="22"/>
        </w:rPr>
        <w:t xml:space="preserve">Aim 2 - </w:t>
      </w:r>
      <w:r w:rsidRPr="00396928">
        <w:rPr>
          <w:rFonts w:ascii="Arial" w:hAnsi="Arial" w:cs="Arial"/>
          <w:sz w:val="22"/>
          <w:szCs w:val="22"/>
        </w:rPr>
        <w:t xml:space="preserve">5% for the mini-Med School and STEM enrichment expansion; </w:t>
      </w:r>
      <w:r w:rsidR="007A64CB" w:rsidRPr="00396928">
        <w:rPr>
          <w:rFonts w:ascii="Arial" w:hAnsi="Arial" w:cs="Arial"/>
          <w:sz w:val="22"/>
          <w:szCs w:val="22"/>
        </w:rPr>
        <w:t>Aim 3-</w:t>
      </w:r>
      <w:r w:rsidRPr="00396928">
        <w:rPr>
          <w:rFonts w:ascii="Arial" w:hAnsi="Arial" w:cs="Arial"/>
          <w:sz w:val="22"/>
          <w:szCs w:val="22"/>
        </w:rPr>
        <w:t>2</w:t>
      </w:r>
      <w:r w:rsidR="00182759" w:rsidRPr="00396928">
        <w:rPr>
          <w:rFonts w:ascii="Arial" w:hAnsi="Arial" w:cs="Arial"/>
          <w:sz w:val="22"/>
          <w:szCs w:val="22"/>
        </w:rPr>
        <w:t>0</w:t>
      </w:r>
      <w:r w:rsidRPr="00396928">
        <w:rPr>
          <w:rFonts w:ascii="Arial" w:hAnsi="Arial" w:cs="Arial"/>
          <w:sz w:val="22"/>
          <w:szCs w:val="22"/>
        </w:rPr>
        <w:t xml:space="preserve">% will be used for the </w:t>
      </w:r>
      <w:r w:rsidR="0020212A">
        <w:rPr>
          <w:rFonts w:ascii="Arial" w:hAnsi="Arial" w:cs="Arial"/>
          <w:sz w:val="22"/>
          <w:szCs w:val="22"/>
        </w:rPr>
        <w:t>HUIPP</w:t>
      </w:r>
      <w:r w:rsidRPr="00396928">
        <w:rPr>
          <w:rFonts w:ascii="Arial" w:hAnsi="Arial" w:cs="Arial"/>
          <w:sz w:val="22"/>
          <w:szCs w:val="22"/>
        </w:rPr>
        <w:t xml:space="preserve"> program; </w:t>
      </w:r>
      <w:r w:rsidR="007A64CB" w:rsidRPr="00396928">
        <w:rPr>
          <w:rFonts w:ascii="Arial" w:hAnsi="Arial" w:cs="Arial"/>
          <w:sz w:val="22"/>
          <w:szCs w:val="22"/>
        </w:rPr>
        <w:t>Aim 4 - 30% for food pantry/research funds/scholarship for medical students; Aim 5 – 20% for Faculty Development and Training.</w:t>
      </w:r>
    </w:p>
    <w:p w14:paraId="168723EB" w14:textId="5B7AC2B4" w:rsidR="00396928" w:rsidRPr="007459ED" w:rsidRDefault="00396928" w:rsidP="007459ED">
      <w:pPr>
        <w:pStyle w:val="Heading3"/>
        <w:spacing w:before="0" w:after="0" w:line="360" w:lineRule="auto"/>
        <w:jc w:val="both"/>
        <w:rPr>
          <w:rFonts w:ascii="Arial" w:hAnsi="Arial" w:cs="Arial"/>
          <w:i/>
          <w:iCs/>
          <w:color w:val="auto"/>
          <w:sz w:val="22"/>
          <w:szCs w:val="22"/>
        </w:rPr>
      </w:pPr>
      <w:r w:rsidRPr="002E3D9F">
        <w:rPr>
          <w:rStyle w:val="Strong"/>
          <w:rFonts w:ascii="Arial" w:hAnsi="Arial" w:cs="Arial"/>
          <w:b w:val="0"/>
          <w:bCs w:val="0"/>
          <w:sz w:val="22"/>
          <w:szCs w:val="22"/>
          <w:u w:val="single"/>
        </w:rPr>
        <w:t>Timeline</w:t>
      </w:r>
      <w:r w:rsidR="002E3D9F" w:rsidRPr="0020212A">
        <w:rPr>
          <w:rStyle w:val="Strong"/>
          <w:rFonts w:ascii="Arial" w:hAnsi="Arial" w:cs="Arial"/>
          <w:color w:val="000000" w:themeColor="text1"/>
          <w:sz w:val="22"/>
          <w:szCs w:val="22"/>
          <w:u w:val="single"/>
        </w:rPr>
        <w:t>:</w:t>
      </w:r>
      <w:r w:rsidR="002E3D9F" w:rsidRPr="0020212A">
        <w:rPr>
          <w:rStyle w:val="Strong"/>
          <w:rFonts w:ascii="Arial" w:hAnsi="Arial" w:cs="Arial"/>
          <w:i/>
          <w:iCs/>
          <w:color w:val="000000" w:themeColor="text1"/>
          <w:sz w:val="22"/>
          <w:szCs w:val="22"/>
        </w:rPr>
        <w:t xml:space="preserve">   </w:t>
      </w:r>
      <w:r w:rsidRPr="0020212A">
        <w:rPr>
          <w:rStyle w:val="Strong"/>
          <w:rFonts w:ascii="Arial" w:hAnsi="Arial" w:cs="Arial"/>
          <w:color w:val="000000" w:themeColor="text1"/>
          <w:sz w:val="22"/>
          <w:szCs w:val="22"/>
          <w:u w:val="single"/>
        </w:rPr>
        <w:t>Year 1</w:t>
      </w:r>
      <w:r w:rsidRPr="0020212A">
        <w:rPr>
          <w:rFonts w:ascii="Arial" w:hAnsi="Arial" w:cs="Arial"/>
          <w:color w:val="000000" w:themeColor="text1"/>
          <w:sz w:val="22"/>
          <w:szCs w:val="22"/>
          <w:u w:val="single"/>
        </w:rPr>
        <w:t>;</w:t>
      </w:r>
      <w:r w:rsidRPr="0020212A">
        <w:rPr>
          <w:rFonts w:ascii="Arial" w:hAnsi="Arial" w:cs="Arial"/>
          <w:color w:val="000000" w:themeColor="text1"/>
          <w:sz w:val="22"/>
          <w:szCs w:val="22"/>
        </w:rPr>
        <w:t xml:space="preserve"> </w:t>
      </w:r>
      <w:r w:rsidRPr="002E3D9F">
        <w:rPr>
          <w:rStyle w:val="Strong"/>
          <w:rFonts w:ascii="Arial" w:hAnsi="Arial" w:cs="Arial"/>
          <w:color w:val="auto"/>
          <w:sz w:val="22"/>
          <w:szCs w:val="22"/>
        </w:rPr>
        <w:t>Q1</w:t>
      </w:r>
      <w:r w:rsidRPr="002E3D9F">
        <w:rPr>
          <w:rFonts w:ascii="Arial" w:hAnsi="Arial" w:cs="Arial"/>
          <w:color w:val="auto"/>
          <w:sz w:val="22"/>
          <w:szCs w:val="22"/>
        </w:rPr>
        <w:t xml:space="preserve">: Launch </w:t>
      </w:r>
      <w:r w:rsidRPr="007459ED">
        <w:rPr>
          <w:rFonts w:ascii="Arial" w:hAnsi="Arial" w:cs="Arial"/>
          <w:color w:val="000000" w:themeColor="text1"/>
          <w:sz w:val="22"/>
          <w:szCs w:val="22"/>
        </w:rPr>
        <w:t xml:space="preserve">Mini-Medical School in 5 schools; convene HUCM </w:t>
      </w:r>
      <w:r w:rsidR="00AA25F1">
        <w:rPr>
          <w:rFonts w:ascii="Arial" w:hAnsi="Arial" w:cs="Arial"/>
          <w:color w:val="000000" w:themeColor="text1"/>
          <w:sz w:val="22"/>
          <w:szCs w:val="22"/>
        </w:rPr>
        <w:t>JEDI</w:t>
      </w:r>
      <w:r w:rsidRPr="007459ED">
        <w:rPr>
          <w:rFonts w:ascii="Arial" w:hAnsi="Arial" w:cs="Arial"/>
          <w:color w:val="000000" w:themeColor="text1"/>
          <w:sz w:val="22"/>
          <w:szCs w:val="22"/>
        </w:rPr>
        <w:t xml:space="preserve"> task force.; </w:t>
      </w:r>
      <w:r w:rsidR="007459ED" w:rsidRP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Q2</w:t>
      </w:r>
      <w:r w:rsidRPr="007459ED">
        <w:rPr>
          <w:rFonts w:ascii="Arial" w:hAnsi="Arial" w:cs="Arial"/>
          <w:color w:val="000000" w:themeColor="text1"/>
          <w:sz w:val="22"/>
          <w:szCs w:val="22"/>
        </w:rPr>
        <w:t xml:space="preserve">: Begin </w:t>
      </w:r>
      <w:r w:rsidR="0020212A">
        <w:rPr>
          <w:rFonts w:ascii="Arial" w:hAnsi="Arial" w:cs="Arial"/>
          <w:color w:val="000000" w:themeColor="text1"/>
          <w:sz w:val="22"/>
          <w:szCs w:val="22"/>
        </w:rPr>
        <w:t>HUIPP</w:t>
      </w:r>
      <w:r w:rsidRPr="007459ED">
        <w:rPr>
          <w:rFonts w:ascii="Arial" w:hAnsi="Arial" w:cs="Arial"/>
          <w:color w:val="000000" w:themeColor="text1"/>
          <w:sz w:val="22"/>
          <w:szCs w:val="22"/>
        </w:rPr>
        <w:t xml:space="preserve"> </w:t>
      </w:r>
      <w:r w:rsidR="000B2A7A">
        <w:rPr>
          <w:rFonts w:ascii="Arial" w:hAnsi="Arial" w:cs="Arial"/>
          <w:color w:val="000000" w:themeColor="text1"/>
          <w:sz w:val="22"/>
          <w:szCs w:val="22"/>
        </w:rPr>
        <w:t>structuring and buy-in</w:t>
      </w:r>
      <w:r w:rsidRPr="007459ED">
        <w:rPr>
          <w:rFonts w:ascii="Arial" w:hAnsi="Arial" w:cs="Arial"/>
          <w:color w:val="000000" w:themeColor="text1"/>
          <w:sz w:val="22"/>
          <w:szCs w:val="22"/>
        </w:rPr>
        <w:t xml:space="preserve">; expand food pantry deliveries to biweekly; </w:t>
      </w:r>
      <w:r w:rsidR="007459ED" w:rsidRP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Q3</w:t>
      </w:r>
      <w:r w:rsidRPr="007459ED">
        <w:rPr>
          <w:rFonts w:ascii="Arial" w:hAnsi="Arial" w:cs="Arial"/>
          <w:color w:val="000000" w:themeColor="text1"/>
          <w:sz w:val="22"/>
          <w:szCs w:val="22"/>
        </w:rPr>
        <w:t>: Award first faculty mini-grants; launch self</w:t>
      </w:r>
      <w:r w:rsidR="00AA25F1">
        <w:rPr>
          <w:rFonts w:ascii="Arial" w:hAnsi="Arial" w:cs="Arial"/>
          <w:color w:val="000000" w:themeColor="text1"/>
          <w:sz w:val="22"/>
          <w:szCs w:val="22"/>
        </w:rPr>
        <w:t>-</w:t>
      </w:r>
      <w:r w:rsidRPr="007459ED">
        <w:rPr>
          <w:rFonts w:ascii="Arial" w:hAnsi="Arial" w:cs="Arial"/>
          <w:color w:val="000000" w:themeColor="text1"/>
          <w:sz w:val="22"/>
          <w:szCs w:val="22"/>
        </w:rPr>
        <w:t xml:space="preserve">study; </w:t>
      </w:r>
      <w:r w:rsidR="007459ED" w:rsidRP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Q4</w:t>
      </w:r>
      <w:r w:rsidRPr="007459ED">
        <w:rPr>
          <w:rFonts w:ascii="Arial" w:hAnsi="Arial" w:cs="Arial"/>
          <w:color w:val="000000" w:themeColor="text1"/>
          <w:sz w:val="22"/>
          <w:szCs w:val="22"/>
        </w:rPr>
        <w:t>: Publish interim DEI self-study findings.</w:t>
      </w:r>
      <w:r w:rsidR="007459ED">
        <w:rPr>
          <w:rFonts w:ascii="Arial" w:hAnsi="Arial" w:cs="Arial"/>
          <w:color w:val="000000" w:themeColor="text1"/>
          <w:sz w:val="22"/>
          <w:szCs w:val="22"/>
        </w:rPr>
        <w:t xml:space="preserve"> </w:t>
      </w:r>
      <w:r w:rsidRPr="007459ED">
        <w:rPr>
          <w:rStyle w:val="Strong"/>
          <w:rFonts w:ascii="Arial" w:hAnsi="Arial" w:cs="Arial"/>
          <w:color w:val="000000" w:themeColor="text1"/>
          <w:sz w:val="22"/>
          <w:szCs w:val="22"/>
          <w:u w:val="single"/>
        </w:rPr>
        <w:t>Year 2</w:t>
      </w:r>
      <w:r w:rsidRPr="007459ED">
        <w:rPr>
          <w:rFonts w:ascii="Arial" w:hAnsi="Arial" w:cs="Arial"/>
          <w:color w:val="000000" w:themeColor="text1"/>
          <w:sz w:val="22"/>
          <w:szCs w:val="22"/>
          <w:u w:val="single"/>
        </w:rPr>
        <w:t>;</w:t>
      </w:r>
      <w:r w:rsidRPr="007459ED">
        <w:rPr>
          <w:rFonts w:ascii="Arial" w:hAnsi="Arial" w:cs="Arial"/>
          <w:color w:val="000000" w:themeColor="text1"/>
          <w:sz w:val="22"/>
          <w:szCs w:val="22"/>
        </w:rPr>
        <w:t xml:space="preserve"> </w:t>
      </w:r>
      <w:r w:rsidRPr="007459ED">
        <w:rPr>
          <w:rStyle w:val="Strong"/>
          <w:rFonts w:ascii="Arial" w:hAnsi="Arial" w:cs="Arial"/>
          <w:color w:val="000000" w:themeColor="text1"/>
          <w:sz w:val="22"/>
          <w:szCs w:val="22"/>
        </w:rPr>
        <w:t>Q1</w:t>
      </w:r>
      <w:r w:rsidRPr="007459ED">
        <w:rPr>
          <w:rFonts w:ascii="Arial" w:hAnsi="Arial" w:cs="Arial"/>
          <w:color w:val="000000" w:themeColor="text1"/>
          <w:sz w:val="22"/>
          <w:szCs w:val="22"/>
        </w:rPr>
        <w:t xml:space="preserve">: Implement DEI policy reforms based on self-study; scale Mini-Medical School to 10 schools; </w:t>
      </w:r>
      <w:r w:rsid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Q2</w:t>
      </w:r>
      <w:r w:rsidRPr="007459ED">
        <w:rPr>
          <w:rFonts w:ascii="Arial" w:hAnsi="Arial" w:cs="Arial"/>
          <w:color w:val="000000" w:themeColor="text1"/>
          <w:sz w:val="22"/>
          <w:szCs w:val="22"/>
        </w:rPr>
        <w:t xml:space="preserve">: Showcase student research at the National Medical Association conference; </w:t>
      </w:r>
      <w:r w:rsidR="007459ED" w:rsidRP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Q3</w:t>
      </w:r>
      <w:r w:rsidRPr="007459ED">
        <w:rPr>
          <w:rFonts w:ascii="Arial" w:hAnsi="Arial" w:cs="Arial"/>
          <w:color w:val="000000" w:themeColor="text1"/>
          <w:sz w:val="22"/>
          <w:szCs w:val="22"/>
        </w:rPr>
        <w:t>: Disseminate</w:t>
      </w:r>
      <w:r w:rsidR="00F46C83">
        <w:rPr>
          <w:rFonts w:ascii="Arial" w:hAnsi="Arial" w:cs="Arial"/>
          <w:color w:val="000000" w:themeColor="text1"/>
          <w:sz w:val="22"/>
          <w:szCs w:val="22"/>
        </w:rPr>
        <w:t>/publish</w:t>
      </w:r>
      <w:r w:rsidRPr="007459ED">
        <w:rPr>
          <w:rFonts w:ascii="Arial" w:hAnsi="Arial" w:cs="Arial"/>
          <w:color w:val="000000" w:themeColor="text1"/>
          <w:sz w:val="22"/>
          <w:szCs w:val="22"/>
        </w:rPr>
        <w:t xml:space="preserve"> toolkit for replicating HUCM’s model.</w:t>
      </w:r>
      <w:r w:rsidR="007459ED">
        <w:rPr>
          <w:rFonts w:ascii="Arial" w:hAnsi="Arial" w:cs="Arial"/>
          <w:color w:val="000000" w:themeColor="text1"/>
          <w:sz w:val="22"/>
          <w:szCs w:val="22"/>
        </w:rPr>
        <w:t xml:space="preserve"> </w:t>
      </w:r>
      <w:r w:rsidR="007459ED" w:rsidRPr="007459ED">
        <w:rPr>
          <w:rFonts w:ascii="Arial" w:hAnsi="Arial" w:cs="Arial"/>
          <w:b/>
          <w:bCs/>
          <w:color w:val="000000" w:themeColor="text1"/>
          <w:sz w:val="22"/>
          <w:szCs w:val="22"/>
        </w:rPr>
        <w:t>Y2</w:t>
      </w:r>
      <w:r w:rsidRPr="007459ED">
        <w:rPr>
          <w:rStyle w:val="Strong"/>
          <w:rFonts w:ascii="Arial" w:hAnsi="Arial" w:cs="Arial"/>
          <w:color w:val="000000" w:themeColor="text1"/>
          <w:sz w:val="22"/>
          <w:szCs w:val="22"/>
        </w:rPr>
        <w:t>Q4</w:t>
      </w:r>
      <w:r w:rsidRPr="007459ED">
        <w:rPr>
          <w:rFonts w:ascii="Arial" w:hAnsi="Arial" w:cs="Arial"/>
          <w:color w:val="000000" w:themeColor="text1"/>
          <w:sz w:val="22"/>
          <w:szCs w:val="22"/>
        </w:rPr>
        <w:t xml:space="preserve">: Finalize sustainability plan with </w:t>
      </w:r>
      <w:r w:rsidR="00F46C83">
        <w:rPr>
          <w:rFonts w:ascii="Arial" w:hAnsi="Arial" w:cs="Arial"/>
          <w:color w:val="000000" w:themeColor="text1"/>
          <w:sz w:val="22"/>
          <w:szCs w:val="22"/>
        </w:rPr>
        <w:t>HUCM Dean</w:t>
      </w:r>
      <w:r w:rsidRPr="007459ED">
        <w:rPr>
          <w:rFonts w:ascii="Arial" w:hAnsi="Arial" w:cs="Arial"/>
          <w:color w:val="000000" w:themeColor="text1"/>
          <w:sz w:val="22"/>
          <w:szCs w:val="22"/>
        </w:rPr>
        <w:t>.</w:t>
      </w:r>
    </w:p>
    <w:sectPr w:rsidR="00396928" w:rsidRPr="007459ED" w:rsidSect="00F70986">
      <w:headerReference w:type="default" r:id="rId8"/>
      <w:footerReference w:type="even" r:id="rId9"/>
      <w:footerReference w:type="default" r:id="rId10"/>
      <w:pgSz w:w="12240" w:h="16340"/>
      <w:pgMar w:top="1080" w:right="1080" w:bottom="677"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56CB2" w14:textId="77777777" w:rsidR="00D63C68" w:rsidRDefault="00D63C68" w:rsidP="00E40FEA">
      <w:r>
        <w:separator/>
      </w:r>
    </w:p>
  </w:endnote>
  <w:endnote w:type="continuationSeparator" w:id="0">
    <w:p w14:paraId="5C5B5C53" w14:textId="77777777" w:rsidR="00D63C68" w:rsidRDefault="00D63C68" w:rsidP="00E40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7061084"/>
      <w:docPartObj>
        <w:docPartGallery w:val="Page Numbers (Bottom of Page)"/>
        <w:docPartUnique/>
      </w:docPartObj>
    </w:sdtPr>
    <w:sdtContent>
      <w:p w14:paraId="6AE1BCBF" w14:textId="7AABD6A4" w:rsidR="006E6E26" w:rsidRDefault="006E6E26" w:rsidP="007E71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51E191" w14:textId="77777777" w:rsidR="006E6E26" w:rsidRDefault="006E6E26" w:rsidP="006E6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3497067"/>
      <w:docPartObj>
        <w:docPartGallery w:val="Page Numbers (Bottom of Page)"/>
        <w:docPartUnique/>
      </w:docPartObj>
    </w:sdtPr>
    <w:sdtContent>
      <w:p w14:paraId="4363F240" w14:textId="45115656" w:rsidR="006E6E26" w:rsidRDefault="006E6E26" w:rsidP="007E71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920B775" w14:textId="452A0B44" w:rsidR="00E40FEA" w:rsidRDefault="00E40FEA" w:rsidP="006E6E26">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8B60" w14:textId="77777777" w:rsidR="00D63C68" w:rsidRDefault="00D63C68" w:rsidP="00E40FEA">
      <w:r>
        <w:separator/>
      </w:r>
    </w:p>
  </w:footnote>
  <w:footnote w:type="continuationSeparator" w:id="0">
    <w:p w14:paraId="546DCCB5" w14:textId="77777777" w:rsidR="00D63C68" w:rsidRDefault="00D63C68" w:rsidP="00E40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8734" w14:textId="318E2FF5" w:rsidR="00E40FEA" w:rsidRDefault="00E40FEA" w:rsidP="00E40FEA">
    <w:pPr>
      <w:pStyle w:val="Header"/>
      <w:jc w:val="right"/>
    </w:pPr>
    <w:r>
      <w:t>RWJF H</w:t>
    </w:r>
    <w:r w:rsidR="00396928">
      <w:t>oward University</w:t>
    </w:r>
    <w:r>
      <w:t xml:space="preserve"> DEI Proposal – </w:t>
    </w:r>
    <w:proofErr w:type="spellStart"/>
    <w:r w:rsidR="00BE07E9">
      <w:t>Gondré</w:t>
    </w:r>
    <w:proofErr w:type="spellEnd"/>
    <w:r w:rsidR="00BE07E9">
      <w:t>-Lewis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94A"/>
    <w:multiLevelType w:val="multilevel"/>
    <w:tmpl w:val="B48C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55D61"/>
    <w:multiLevelType w:val="multilevel"/>
    <w:tmpl w:val="32E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3C4E"/>
    <w:multiLevelType w:val="multilevel"/>
    <w:tmpl w:val="5CA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2C71"/>
    <w:multiLevelType w:val="multilevel"/>
    <w:tmpl w:val="636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950C4"/>
    <w:multiLevelType w:val="multilevel"/>
    <w:tmpl w:val="79D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8486A"/>
    <w:multiLevelType w:val="multilevel"/>
    <w:tmpl w:val="B52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4548C"/>
    <w:multiLevelType w:val="multilevel"/>
    <w:tmpl w:val="72E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C00D9"/>
    <w:multiLevelType w:val="multilevel"/>
    <w:tmpl w:val="5B8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75377"/>
    <w:multiLevelType w:val="multilevel"/>
    <w:tmpl w:val="91F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0541"/>
    <w:multiLevelType w:val="multilevel"/>
    <w:tmpl w:val="8D9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D7CA6"/>
    <w:multiLevelType w:val="multilevel"/>
    <w:tmpl w:val="A5C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34CF3"/>
    <w:multiLevelType w:val="multilevel"/>
    <w:tmpl w:val="7D1AE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E79A1"/>
    <w:multiLevelType w:val="multilevel"/>
    <w:tmpl w:val="B75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A1FEF"/>
    <w:multiLevelType w:val="multilevel"/>
    <w:tmpl w:val="88F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163BA"/>
    <w:multiLevelType w:val="multilevel"/>
    <w:tmpl w:val="564E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93693"/>
    <w:multiLevelType w:val="multilevel"/>
    <w:tmpl w:val="BDD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8401B"/>
    <w:multiLevelType w:val="multilevel"/>
    <w:tmpl w:val="266C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D4277"/>
    <w:multiLevelType w:val="hybridMultilevel"/>
    <w:tmpl w:val="37786AB8"/>
    <w:lvl w:ilvl="0" w:tplc="A0A080D4">
      <w:numFmt w:val="bullet"/>
      <w:lvlText w:val="•"/>
      <w:lvlJc w:val="left"/>
      <w:pPr>
        <w:ind w:left="484" w:hanging="363"/>
      </w:pPr>
      <w:rPr>
        <w:rFonts w:ascii="Arial" w:eastAsia="Arial" w:hAnsi="Arial" w:cs="Arial" w:hint="default"/>
        <w:b w:val="0"/>
        <w:bCs w:val="0"/>
        <w:i w:val="0"/>
        <w:iCs w:val="0"/>
        <w:color w:val="010101"/>
        <w:spacing w:val="0"/>
        <w:w w:val="104"/>
        <w:sz w:val="22"/>
        <w:szCs w:val="22"/>
        <w:lang w:val="en-US" w:eastAsia="en-US" w:bidi="ar-SA"/>
      </w:rPr>
    </w:lvl>
    <w:lvl w:ilvl="1" w:tplc="DD384C18">
      <w:numFmt w:val="bullet"/>
      <w:lvlText w:val="o"/>
      <w:lvlJc w:val="left"/>
      <w:pPr>
        <w:ind w:left="1205" w:hanging="355"/>
      </w:pPr>
      <w:rPr>
        <w:rFonts w:ascii="Arial" w:eastAsia="Arial" w:hAnsi="Arial" w:cs="Arial" w:hint="default"/>
        <w:spacing w:val="0"/>
        <w:w w:val="99"/>
        <w:lang w:val="en-US" w:eastAsia="en-US" w:bidi="ar-SA"/>
      </w:rPr>
    </w:lvl>
    <w:lvl w:ilvl="2" w:tplc="8C3A2556">
      <w:numFmt w:val="bullet"/>
      <w:lvlText w:val="•"/>
      <w:lvlJc w:val="left"/>
      <w:pPr>
        <w:ind w:left="1200" w:hanging="355"/>
      </w:pPr>
      <w:rPr>
        <w:rFonts w:hint="default"/>
        <w:lang w:val="en-US" w:eastAsia="en-US" w:bidi="ar-SA"/>
      </w:rPr>
    </w:lvl>
    <w:lvl w:ilvl="3" w:tplc="DAC8C444">
      <w:numFmt w:val="bullet"/>
      <w:lvlText w:val="•"/>
      <w:lvlJc w:val="left"/>
      <w:pPr>
        <w:ind w:left="2252" w:hanging="355"/>
      </w:pPr>
      <w:rPr>
        <w:rFonts w:hint="default"/>
        <w:lang w:val="en-US" w:eastAsia="en-US" w:bidi="ar-SA"/>
      </w:rPr>
    </w:lvl>
    <w:lvl w:ilvl="4" w:tplc="FCBA2A6E">
      <w:numFmt w:val="bullet"/>
      <w:lvlText w:val="•"/>
      <w:lvlJc w:val="left"/>
      <w:pPr>
        <w:ind w:left="3305" w:hanging="355"/>
      </w:pPr>
      <w:rPr>
        <w:rFonts w:hint="default"/>
        <w:lang w:val="en-US" w:eastAsia="en-US" w:bidi="ar-SA"/>
      </w:rPr>
    </w:lvl>
    <w:lvl w:ilvl="5" w:tplc="139A55F0">
      <w:numFmt w:val="bullet"/>
      <w:lvlText w:val="•"/>
      <w:lvlJc w:val="left"/>
      <w:pPr>
        <w:ind w:left="4357" w:hanging="355"/>
      </w:pPr>
      <w:rPr>
        <w:rFonts w:hint="default"/>
        <w:lang w:val="en-US" w:eastAsia="en-US" w:bidi="ar-SA"/>
      </w:rPr>
    </w:lvl>
    <w:lvl w:ilvl="6" w:tplc="5664942C">
      <w:numFmt w:val="bullet"/>
      <w:lvlText w:val="•"/>
      <w:lvlJc w:val="left"/>
      <w:pPr>
        <w:ind w:left="5410" w:hanging="355"/>
      </w:pPr>
      <w:rPr>
        <w:rFonts w:hint="default"/>
        <w:lang w:val="en-US" w:eastAsia="en-US" w:bidi="ar-SA"/>
      </w:rPr>
    </w:lvl>
    <w:lvl w:ilvl="7" w:tplc="F97EEB76">
      <w:numFmt w:val="bullet"/>
      <w:lvlText w:val="•"/>
      <w:lvlJc w:val="left"/>
      <w:pPr>
        <w:ind w:left="6462" w:hanging="355"/>
      </w:pPr>
      <w:rPr>
        <w:rFonts w:hint="default"/>
        <w:lang w:val="en-US" w:eastAsia="en-US" w:bidi="ar-SA"/>
      </w:rPr>
    </w:lvl>
    <w:lvl w:ilvl="8" w:tplc="C73A8B30">
      <w:numFmt w:val="bullet"/>
      <w:lvlText w:val="•"/>
      <w:lvlJc w:val="left"/>
      <w:pPr>
        <w:ind w:left="7515" w:hanging="355"/>
      </w:pPr>
      <w:rPr>
        <w:rFonts w:hint="default"/>
        <w:lang w:val="en-US" w:eastAsia="en-US" w:bidi="ar-SA"/>
      </w:rPr>
    </w:lvl>
  </w:abstractNum>
  <w:abstractNum w:abstractNumId="18" w15:restartNumberingAfterBreak="0">
    <w:nsid w:val="6F4B5DFC"/>
    <w:multiLevelType w:val="multilevel"/>
    <w:tmpl w:val="A958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3579B"/>
    <w:multiLevelType w:val="multilevel"/>
    <w:tmpl w:val="4AE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642C7"/>
    <w:multiLevelType w:val="multilevel"/>
    <w:tmpl w:val="1AD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C1C4E"/>
    <w:multiLevelType w:val="multilevel"/>
    <w:tmpl w:val="024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043BB"/>
    <w:multiLevelType w:val="multilevel"/>
    <w:tmpl w:val="4C5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246874">
    <w:abstractNumId w:val="17"/>
  </w:num>
  <w:num w:numId="2" w16cid:durableId="876088788">
    <w:abstractNumId w:val="20"/>
  </w:num>
  <w:num w:numId="3" w16cid:durableId="696010063">
    <w:abstractNumId w:val="4"/>
  </w:num>
  <w:num w:numId="4" w16cid:durableId="66197170">
    <w:abstractNumId w:val="5"/>
  </w:num>
  <w:num w:numId="5" w16cid:durableId="1045636294">
    <w:abstractNumId w:val="13"/>
  </w:num>
  <w:num w:numId="6" w16cid:durableId="435173566">
    <w:abstractNumId w:val="0"/>
  </w:num>
  <w:num w:numId="7" w16cid:durableId="974873178">
    <w:abstractNumId w:val="3"/>
  </w:num>
  <w:num w:numId="8" w16cid:durableId="2783116">
    <w:abstractNumId w:val="18"/>
  </w:num>
  <w:num w:numId="9" w16cid:durableId="848527183">
    <w:abstractNumId w:val="21"/>
  </w:num>
  <w:num w:numId="10" w16cid:durableId="1536384439">
    <w:abstractNumId w:val="10"/>
  </w:num>
  <w:num w:numId="11" w16cid:durableId="1960798867">
    <w:abstractNumId w:val="22"/>
  </w:num>
  <w:num w:numId="12" w16cid:durableId="1904677328">
    <w:abstractNumId w:val="14"/>
  </w:num>
  <w:num w:numId="13" w16cid:durableId="158663501">
    <w:abstractNumId w:val="19"/>
  </w:num>
  <w:num w:numId="14" w16cid:durableId="1947887509">
    <w:abstractNumId w:val="12"/>
  </w:num>
  <w:num w:numId="15" w16cid:durableId="422066930">
    <w:abstractNumId w:val="11"/>
  </w:num>
  <w:num w:numId="16" w16cid:durableId="2131972407">
    <w:abstractNumId w:val="7"/>
  </w:num>
  <w:num w:numId="17" w16cid:durableId="1553731817">
    <w:abstractNumId w:val="1"/>
  </w:num>
  <w:num w:numId="18" w16cid:durableId="1049761601">
    <w:abstractNumId w:val="15"/>
  </w:num>
  <w:num w:numId="19" w16cid:durableId="1924340202">
    <w:abstractNumId w:val="16"/>
  </w:num>
  <w:num w:numId="20" w16cid:durableId="10879954">
    <w:abstractNumId w:val="2"/>
  </w:num>
  <w:num w:numId="21" w16cid:durableId="817037934">
    <w:abstractNumId w:val="8"/>
  </w:num>
  <w:num w:numId="22" w16cid:durableId="782261461">
    <w:abstractNumId w:val="9"/>
  </w:num>
  <w:num w:numId="23" w16cid:durableId="730858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ctor bravo">
    <w15:presenceInfo w15:providerId="Windows Live" w15:userId="0fb4ba1bc612f5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ED"/>
    <w:rsid w:val="0000273D"/>
    <w:rsid w:val="00006572"/>
    <w:rsid w:val="000204BF"/>
    <w:rsid w:val="000242A4"/>
    <w:rsid w:val="000430CE"/>
    <w:rsid w:val="000502B1"/>
    <w:rsid w:val="00057C22"/>
    <w:rsid w:val="00060687"/>
    <w:rsid w:val="000624A3"/>
    <w:rsid w:val="000828C8"/>
    <w:rsid w:val="000872C8"/>
    <w:rsid w:val="000B2A7A"/>
    <w:rsid w:val="000B4DDA"/>
    <w:rsid w:val="000B73A0"/>
    <w:rsid w:val="000B7490"/>
    <w:rsid w:val="000C0C2C"/>
    <w:rsid w:val="000C1F2F"/>
    <w:rsid w:val="000C279E"/>
    <w:rsid w:val="000D4325"/>
    <w:rsid w:val="000E2C89"/>
    <w:rsid w:val="00107F06"/>
    <w:rsid w:val="00117327"/>
    <w:rsid w:val="00131204"/>
    <w:rsid w:val="0014720C"/>
    <w:rsid w:val="00151546"/>
    <w:rsid w:val="00175B04"/>
    <w:rsid w:val="00177032"/>
    <w:rsid w:val="00182759"/>
    <w:rsid w:val="00196C7A"/>
    <w:rsid w:val="001A14F6"/>
    <w:rsid w:val="001A3D75"/>
    <w:rsid w:val="001E2817"/>
    <w:rsid w:val="001E30E0"/>
    <w:rsid w:val="001E3D22"/>
    <w:rsid w:val="001F52F6"/>
    <w:rsid w:val="0020212A"/>
    <w:rsid w:val="002036EC"/>
    <w:rsid w:val="00211F3B"/>
    <w:rsid w:val="00214444"/>
    <w:rsid w:val="0023138A"/>
    <w:rsid w:val="00235D39"/>
    <w:rsid w:val="0024684E"/>
    <w:rsid w:val="002676F7"/>
    <w:rsid w:val="00267C9D"/>
    <w:rsid w:val="002774A7"/>
    <w:rsid w:val="00282285"/>
    <w:rsid w:val="00284726"/>
    <w:rsid w:val="00290EFD"/>
    <w:rsid w:val="002B146B"/>
    <w:rsid w:val="002B345E"/>
    <w:rsid w:val="002D09D0"/>
    <w:rsid w:val="002D73D9"/>
    <w:rsid w:val="002E046C"/>
    <w:rsid w:val="002E21FB"/>
    <w:rsid w:val="002E3D9F"/>
    <w:rsid w:val="002F013E"/>
    <w:rsid w:val="00312DD1"/>
    <w:rsid w:val="00320A54"/>
    <w:rsid w:val="00357391"/>
    <w:rsid w:val="00360228"/>
    <w:rsid w:val="00366699"/>
    <w:rsid w:val="00377C16"/>
    <w:rsid w:val="0038192F"/>
    <w:rsid w:val="00396928"/>
    <w:rsid w:val="003A7BE0"/>
    <w:rsid w:val="003B6B22"/>
    <w:rsid w:val="003C6875"/>
    <w:rsid w:val="003D2489"/>
    <w:rsid w:val="003D2FDA"/>
    <w:rsid w:val="003E0F8D"/>
    <w:rsid w:val="003E2F38"/>
    <w:rsid w:val="003E364B"/>
    <w:rsid w:val="003E632A"/>
    <w:rsid w:val="00400DE2"/>
    <w:rsid w:val="00401446"/>
    <w:rsid w:val="004077DD"/>
    <w:rsid w:val="00421A03"/>
    <w:rsid w:val="00422FFA"/>
    <w:rsid w:val="0042540F"/>
    <w:rsid w:val="00425C4F"/>
    <w:rsid w:val="00442F43"/>
    <w:rsid w:val="00444366"/>
    <w:rsid w:val="00446660"/>
    <w:rsid w:val="0044753D"/>
    <w:rsid w:val="0046676A"/>
    <w:rsid w:val="00475635"/>
    <w:rsid w:val="00493FF0"/>
    <w:rsid w:val="004A137E"/>
    <w:rsid w:val="004B6F3B"/>
    <w:rsid w:val="004C3244"/>
    <w:rsid w:val="004C488D"/>
    <w:rsid w:val="004D1C96"/>
    <w:rsid w:val="004E0986"/>
    <w:rsid w:val="004E2D71"/>
    <w:rsid w:val="004E6A70"/>
    <w:rsid w:val="004F1C01"/>
    <w:rsid w:val="005050CB"/>
    <w:rsid w:val="005405B5"/>
    <w:rsid w:val="0054149C"/>
    <w:rsid w:val="0054381F"/>
    <w:rsid w:val="00555358"/>
    <w:rsid w:val="00556D84"/>
    <w:rsid w:val="005674C5"/>
    <w:rsid w:val="00567B87"/>
    <w:rsid w:val="0057499D"/>
    <w:rsid w:val="005765FB"/>
    <w:rsid w:val="00584F16"/>
    <w:rsid w:val="0059222B"/>
    <w:rsid w:val="00594D42"/>
    <w:rsid w:val="00594F50"/>
    <w:rsid w:val="005E0C92"/>
    <w:rsid w:val="005F0F22"/>
    <w:rsid w:val="005F5AFF"/>
    <w:rsid w:val="006145D6"/>
    <w:rsid w:val="006172DC"/>
    <w:rsid w:val="0062321E"/>
    <w:rsid w:val="00625692"/>
    <w:rsid w:val="0064025D"/>
    <w:rsid w:val="00672845"/>
    <w:rsid w:val="006B16A3"/>
    <w:rsid w:val="006D47BB"/>
    <w:rsid w:val="006D7276"/>
    <w:rsid w:val="006E2210"/>
    <w:rsid w:val="006E5A2C"/>
    <w:rsid w:val="006E6E26"/>
    <w:rsid w:val="006E74AA"/>
    <w:rsid w:val="006F3F85"/>
    <w:rsid w:val="006F43B2"/>
    <w:rsid w:val="00713E8D"/>
    <w:rsid w:val="00726D42"/>
    <w:rsid w:val="0072785A"/>
    <w:rsid w:val="0073456D"/>
    <w:rsid w:val="007459ED"/>
    <w:rsid w:val="00753AA3"/>
    <w:rsid w:val="00756B89"/>
    <w:rsid w:val="007730CD"/>
    <w:rsid w:val="00773D78"/>
    <w:rsid w:val="007777D0"/>
    <w:rsid w:val="007849ED"/>
    <w:rsid w:val="00787A98"/>
    <w:rsid w:val="00797E18"/>
    <w:rsid w:val="007A64CB"/>
    <w:rsid w:val="007B2983"/>
    <w:rsid w:val="007C45F2"/>
    <w:rsid w:val="007E6AB7"/>
    <w:rsid w:val="007F58E0"/>
    <w:rsid w:val="007F5BBA"/>
    <w:rsid w:val="00803771"/>
    <w:rsid w:val="0082607B"/>
    <w:rsid w:val="00827C79"/>
    <w:rsid w:val="0083425A"/>
    <w:rsid w:val="008419D6"/>
    <w:rsid w:val="00850CCB"/>
    <w:rsid w:val="00881DD8"/>
    <w:rsid w:val="008B1AA8"/>
    <w:rsid w:val="008C2FD9"/>
    <w:rsid w:val="008C4DF0"/>
    <w:rsid w:val="008D49A1"/>
    <w:rsid w:val="008E7BD1"/>
    <w:rsid w:val="0090269C"/>
    <w:rsid w:val="009278CF"/>
    <w:rsid w:val="00941919"/>
    <w:rsid w:val="0094373B"/>
    <w:rsid w:val="00944B0B"/>
    <w:rsid w:val="00945BD3"/>
    <w:rsid w:val="00964539"/>
    <w:rsid w:val="00980678"/>
    <w:rsid w:val="0098151A"/>
    <w:rsid w:val="00986FCF"/>
    <w:rsid w:val="00987B81"/>
    <w:rsid w:val="009A075D"/>
    <w:rsid w:val="009B664C"/>
    <w:rsid w:val="009C171A"/>
    <w:rsid w:val="009C5FFF"/>
    <w:rsid w:val="009C7AFC"/>
    <w:rsid w:val="009E54E3"/>
    <w:rsid w:val="00A24757"/>
    <w:rsid w:val="00A40207"/>
    <w:rsid w:val="00A61EC7"/>
    <w:rsid w:val="00A73527"/>
    <w:rsid w:val="00A75D46"/>
    <w:rsid w:val="00AA0821"/>
    <w:rsid w:val="00AA13C5"/>
    <w:rsid w:val="00AA25F1"/>
    <w:rsid w:val="00AA4773"/>
    <w:rsid w:val="00AC13A5"/>
    <w:rsid w:val="00AD6DC3"/>
    <w:rsid w:val="00B00B8F"/>
    <w:rsid w:val="00B06135"/>
    <w:rsid w:val="00B36BF6"/>
    <w:rsid w:val="00B561EE"/>
    <w:rsid w:val="00B73908"/>
    <w:rsid w:val="00B75FE7"/>
    <w:rsid w:val="00B857DA"/>
    <w:rsid w:val="00B860DC"/>
    <w:rsid w:val="00BB382A"/>
    <w:rsid w:val="00BC1490"/>
    <w:rsid w:val="00BC42B4"/>
    <w:rsid w:val="00BC7A8C"/>
    <w:rsid w:val="00BD0FEC"/>
    <w:rsid w:val="00BE07E9"/>
    <w:rsid w:val="00BE17B6"/>
    <w:rsid w:val="00C11A23"/>
    <w:rsid w:val="00C1367F"/>
    <w:rsid w:val="00C24756"/>
    <w:rsid w:val="00C30293"/>
    <w:rsid w:val="00C42ED6"/>
    <w:rsid w:val="00C43D2F"/>
    <w:rsid w:val="00C47871"/>
    <w:rsid w:val="00C51A7B"/>
    <w:rsid w:val="00C56260"/>
    <w:rsid w:val="00C61748"/>
    <w:rsid w:val="00C71956"/>
    <w:rsid w:val="00C77E7F"/>
    <w:rsid w:val="00C82A69"/>
    <w:rsid w:val="00C940B5"/>
    <w:rsid w:val="00C94A0A"/>
    <w:rsid w:val="00CA439E"/>
    <w:rsid w:val="00CE1F88"/>
    <w:rsid w:val="00CE54EC"/>
    <w:rsid w:val="00CE5ADB"/>
    <w:rsid w:val="00CE6CBD"/>
    <w:rsid w:val="00D24D6C"/>
    <w:rsid w:val="00D42672"/>
    <w:rsid w:val="00D453F9"/>
    <w:rsid w:val="00D456FC"/>
    <w:rsid w:val="00D63C68"/>
    <w:rsid w:val="00D70CB9"/>
    <w:rsid w:val="00D75F7B"/>
    <w:rsid w:val="00D84119"/>
    <w:rsid w:val="00DB300A"/>
    <w:rsid w:val="00DB68E3"/>
    <w:rsid w:val="00DC302D"/>
    <w:rsid w:val="00DF1306"/>
    <w:rsid w:val="00E0673F"/>
    <w:rsid w:val="00E11160"/>
    <w:rsid w:val="00E1432F"/>
    <w:rsid w:val="00E250D7"/>
    <w:rsid w:val="00E4017C"/>
    <w:rsid w:val="00E40FEA"/>
    <w:rsid w:val="00E45E0F"/>
    <w:rsid w:val="00E60178"/>
    <w:rsid w:val="00E803BC"/>
    <w:rsid w:val="00E9396D"/>
    <w:rsid w:val="00EB1CF9"/>
    <w:rsid w:val="00EE42ED"/>
    <w:rsid w:val="00EF6CD0"/>
    <w:rsid w:val="00F05550"/>
    <w:rsid w:val="00F2528C"/>
    <w:rsid w:val="00F27E44"/>
    <w:rsid w:val="00F3465F"/>
    <w:rsid w:val="00F46C83"/>
    <w:rsid w:val="00F624FB"/>
    <w:rsid w:val="00F70986"/>
    <w:rsid w:val="00F73F98"/>
    <w:rsid w:val="00F93A4F"/>
    <w:rsid w:val="00F95F9B"/>
    <w:rsid w:val="00FC05B1"/>
    <w:rsid w:val="00FC0C10"/>
    <w:rsid w:val="00FD7557"/>
    <w:rsid w:val="00FE02E1"/>
    <w:rsid w:val="00FE3FF0"/>
    <w:rsid w:val="00FE58C8"/>
    <w:rsid w:val="00FF527A"/>
    <w:rsid w:val="0210FFA2"/>
    <w:rsid w:val="0286C137"/>
    <w:rsid w:val="030A7CBC"/>
    <w:rsid w:val="039B10ED"/>
    <w:rsid w:val="043F625A"/>
    <w:rsid w:val="0E2F08E5"/>
    <w:rsid w:val="14EE3F5F"/>
    <w:rsid w:val="1AFC6D3D"/>
    <w:rsid w:val="1D28C375"/>
    <w:rsid w:val="1F65172F"/>
    <w:rsid w:val="2141E52B"/>
    <w:rsid w:val="21C9759D"/>
    <w:rsid w:val="240406E2"/>
    <w:rsid w:val="2A1DC1BD"/>
    <w:rsid w:val="2A38BF60"/>
    <w:rsid w:val="33ECBE7C"/>
    <w:rsid w:val="35544B7D"/>
    <w:rsid w:val="36969038"/>
    <w:rsid w:val="37DDDBCB"/>
    <w:rsid w:val="3B7069BF"/>
    <w:rsid w:val="3D66F528"/>
    <w:rsid w:val="3FA0A50B"/>
    <w:rsid w:val="459182B5"/>
    <w:rsid w:val="48695D2A"/>
    <w:rsid w:val="50F04F83"/>
    <w:rsid w:val="544BE248"/>
    <w:rsid w:val="57DF1485"/>
    <w:rsid w:val="5860D995"/>
    <w:rsid w:val="5F73E4EF"/>
    <w:rsid w:val="689425EC"/>
    <w:rsid w:val="6B5FF379"/>
    <w:rsid w:val="70B895FA"/>
    <w:rsid w:val="72514A80"/>
    <w:rsid w:val="73C03458"/>
    <w:rsid w:val="7D3F8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8F1D"/>
  <w15:chartTrackingRefBased/>
  <w15:docId w15:val="{90BD6ACF-4CF0-0946-8BD0-1CF8570F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E7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ED"/>
    <w:rPr>
      <w:rFonts w:eastAsiaTheme="majorEastAsia" w:cstheme="majorBidi"/>
      <w:color w:val="272727" w:themeColor="text1" w:themeTint="D8"/>
    </w:rPr>
  </w:style>
  <w:style w:type="paragraph" w:styleId="Title">
    <w:name w:val="Title"/>
    <w:basedOn w:val="Normal"/>
    <w:next w:val="Normal"/>
    <w:link w:val="TitleChar"/>
    <w:uiPriority w:val="10"/>
    <w:qFormat/>
    <w:rsid w:val="007849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49ED"/>
    <w:rPr>
      <w:i/>
      <w:iCs/>
      <w:color w:val="404040" w:themeColor="text1" w:themeTint="BF"/>
    </w:rPr>
  </w:style>
  <w:style w:type="paragraph" w:styleId="ListParagraph">
    <w:name w:val="List Paragraph"/>
    <w:basedOn w:val="Normal"/>
    <w:uiPriority w:val="1"/>
    <w:qFormat/>
    <w:rsid w:val="007849ED"/>
    <w:pPr>
      <w:ind w:left="720"/>
      <w:contextualSpacing/>
    </w:pPr>
  </w:style>
  <w:style w:type="character" w:styleId="IntenseEmphasis">
    <w:name w:val="Intense Emphasis"/>
    <w:basedOn w:val="DefaultParagraphFont"/>
    <w:uiPriority w:val="21"/>
    <w:qFormat/>
    <w:rsid w:val="007849ED"/>
    <w:rPr>
      <w:i/>
      <w:iCs/>
      <w:color w:val="0F4761" w:themeColor="accent1" w:themeShade="BF"/>
    </w:rPr>
  </w:style>
  <w:style w:type="paragraph" w:styleId="IntenseQuote">
    <w:name w:val="Intense Quote"/>
    <w:basedOn w:val="Normal"/>
    <w:next w:val="Normal"/>
    <w:link w:val="IntenseQuoteChar"/>
    <w:uiPriority w:val="30"/>
    <w:qFormat/>
    <w:rsid w:val="0078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9ED"/>
    <w:rPr>
      <w:i/>
      <w:iCs/>
      <w:color w:val="0F4761" w:themeColor="accent1" w:themeShade="BF"/>
    </w:rPr>
  </w:style>
  <w:style w:type="character" w:styleId="IntenseReference">
    <w:name w:val="Intense Reference"/>
    <w:basedOn w:val="DefaultParagraphFont"/>
    <w:uiPriority w:val="32"/>
    <w:qFormat/>
    <w:rsid w:val="007849ED"/>
    <w:rPr>
      <w:b/>
      <w:bCs/>
      <w:smallCaps/>
      <w:color w:val="0F4761" w:themeColor="accent1" w:themeShade="BF"/>
      <w:spacing w:val="5"/>
    </w:rPr>
  </w:style>
  <w:style w:type="paragraph" w:styleId="NormalWeb">
    <w:name w:val="Normal (Web)"/>
    <w:basedOn w:val="Normal"/>
    <w:uiPriority w:val="99"/>
    <w:unhideWhenUsed/>
    <w:rsid w:val="002B146B"/>
    <w:pPr>
      <w:spacing w:before="100" w:beforeAutospacing="1" w:after="100" w:afterAutospacing="1"/>
    </w:pPr>
  </w:style>
  <w:style w:type="character" w:styleId="Strong">
    <w:name w:val="Strong"/>
    <w:basedOn w:val="DefaultParagraphFont"/>
    <w:uiPriority w:val="22"/>
    <w:qFormat/>
    <w:rsid w:val="00C77E7F"/>
    <w:rPr>
      <w:b/>
      <w:bCs/>
    </w:rPr>
  </w:style>
  <w:style w:type="character" w:styleId="Emphasis">
    <w:name w:val="Emphasis"/>
    <w:basedOn w:val="DefaultParagraphFont"/>
    <w:uiPriority w:val="20"/>
    <w:qFormat/>
    <w:rsid w:val="00C77E7F"/>
    <w:rPr>
      <w:i/>
      <w:iCs/>
    </w:rPr>
  </w:style>
  <w:style w:type="paragraph" w:customStyle="1" w:styleId="ba94db8a">
    <w:name w:val="ba94db8a"/>
    <w:basedOn w:val="Normal"/>
    <w:rsid w:val="00C77E7F"/>
    <w:pPr>
      <w:spacing w:before="100" w:beforeAutospacing="1" w:after="100" w:afterAutospacing="1"/>
    </w:pPr>
  </w:style>
  <w:style w:type="character" w:customStyle="1" w:styleId="markc4ymoupii">
    <w:name w:val="markc4ymoupii"/>
    <w:basedOn w:val="DefaultParagraphFont"/>
    <w:rsid w:val="00F3465F"/>
  </w:style>
  <w:style w:type="character" w:customStyle="1" w:styleId="katex-mathml">
    <w:name w:val="katex-mathml"/>
    <w:basedOn w:val="DefaultParagraphFont"/>
    <w:rsid w:val="0054381F"/>
  </w:style>
  <w:style w:type="character" w:customStyle="1" w:styleId="mord">
    <w:name w:val="mord"/>
    <w:basedOn w:val="DefaultParagraphFont"/>
    <w:rsid w:val="0054381F"/>
  </w:style>
  <w:style w:type="character" w:customStyle="1" w:styleId="mpunct">
    <w:name w:val="mpunct"/>
    <w:basedOn w:val="DefaultParagraphFont"/>
    <w:rsid w:val="0054381F"/>
  </w:style>
  <w:style w:type="paragraph" w:styleId="FootnoteText">
    <w:name w:val="footnote text"/>
    <w:basedOn w:val="Normal"/>
    <w:link w:val="FootnoteTextChar"/>
    <w:uiPriority w:val="99"/>
    <w:semiHidden/>
    <w:unhideWhenUsed/>
    <w:rsid w:val="00E40FEA"/>
    <w:rPr>
      <w:sz w:val="20"/>
      <w:szCs w:val="20"/>
    </w:rPr>
  </w:style>
  <w:style w:type="character" w:customStyle="1" w:styleId="FootnoteTextChar">
    <w:name w:val="Footnote Text Char"/>
    <w:basedOn w:val="DefaultParagraphFont"/>
    <w:link w:val="FootnoteText"/>
    <w:uiPriority w:val="99"/>
    <w:semiHidden/>
    <w:rsid w:val="00E40FE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E40FEA"/>
    <w:rPr>
      <w:vertAlign w:val="superscript"/>
    </w:rPr>
  </w:style>
  <w:style w:type="paragraph" w:styleId="Header">
    <w:name w:val="header"/>
    <w:basedOn w:val="Normal"/>
    <w:link w:val="HeaderChar"/>
    <w:uiPriority w:val="99"/>
    <w:unhideWhenUsed/>
    <w:rsid w:val="00E40FEA"/>
    <w:pPr>
      <w:tabs>
        <w:tab w:val="center" w:pos="4680"/>
        <w:tab w:val="right" w:pos="9360"/>
      </w:tabs>
    </w:pPr>
  </w:style>
  <w:style w:type="character" w:customStyle="1" w:styleId="HeaderChar">
    <w:name w:val="Header Char"/>
    <w:basedOn w:val="DefaultParagraphFont"/>
    <w:link w:val="Header"/>
    <w:uiPriority w:val="99"/>
    <w:rsid w:val="00E40FE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40FEA"/>
    <w:pPr>
      <w:tabs>
        <w:tab w:val="center" w:pos="4680"/>
        <w:tab w:val="right" w:pos="9360"/>
      </w:tabs>
    </w:pPr>
  </w:style>
  <w:style w:type="character" w:customStyle="1" w:styleId="FooterChar">
    <w:name w:val="Footer Char"/>
    <w:basedOn w:val="DefaultParagraphFont"/>
    <w:link w:val="Footer"/>
    <w:uiPriority w:val="99"/>
    <w:rsid w:val="00E40FE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6E6E26"/>
  </w:style>
  <w:style w:type="paragraph" w:styleId="BodyText">
    <w:name w:val="Body Text"/>
    <w:basedOn w:val="Normal"/>
    <w:link w:val="BodyTextChar"/>
    <w:uiPriority w:val="1"/>
    <w:qFormat/>
    <w:rsid w:val="00CE1F88"/>
    <w:pPr>
      <w:widowControl w:val="0"/>
      <w:autoSpaceDE w:val="0"/>
      <w:autoSpaceDN w:val="0"/>
    </w:pPr>
    <w:rPr>
      <w:rFonts w:ascii="Arial" w:eastAsia="Arial" w:hAnsi="Arial" w:cs="Arial"/>
      <w:sz w:val="21"/>
      <w:szCs w:val="21"/>
    </w:rPr>
  </w:style>
  <w:style w:type="character" w:customStyle="1" w:styleId="BodyTextChar">
    <w:name w:val="Body Text Char"/>
    <w:basedOn w:val="DefaultParagraphFont"/>
    <w:link w:val="BodyText"/>
    <w:uiPriority w:val="1"/>
    <w:rsid w:val="00CE1F88"/>
    <w:rPr>
      <w:rFonts w:ascii="Arial" w:eastAsia="Arial" w:hAnsi="Arial" w:cs="Arial"/>
      <w:kern w:val="0"/>
      <w:sz w:val="21"/>
      <w:szCs w:val="21"/>
      <w14:ligatures w14:val="none"/>
    </w:rPr>
  </w:style>
  <w:style w:type="paragraph" w:styleId="Revision">
    <w:name w:val="Revision"/>
    <w:hidden/>
    <w:uiPriority w:val="99"/>
    <w:semiHidden/>
    <w:rsid w:val="003E0F8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59483">
      <w:bodyDiv w:val="1"/>
      <w:marLeft w:val="0"/>
      <w:marRight w:val="0"/>
      <w:marTop w:val="0"/>
      <w:marBottom w:val="0"/>
      <w:divBdr>
        <w:top w:val="none" w:sz="0" w:space="0" w:color="auto"/>
        <w:left w:val="none" w:sz="0" w:space="0" w:color="auto"/>
        <w:bottom w:val="none" w:sz="0" w:space="0" w:color="auto"/>
        <w:right w:val="none" w:sz="0" w:space="0" w:color="auto"/>
      </w:divBdr>
    </w:div>
    <w:div w:id="162403212">
      <w:bodyDiv w:val="1"/>
      <w:marLeft w:val="0"/>
      <w:marRight w:val="0"/>
      <w:marTop w:val="0"/>
      <w:marBottom w:val="0"/>
      <w:divBdr>
        <w:top w:val="none" w:sz="0" w:space="0" w:color="auto"/>
        <w:left w:val="none" w:sz="0" w:space="0" w:color="auto"/>
        <w:bottom w:val="none" w:sz="0" w:space="0" w:color="auto"/>
        <w:right w:val="none" w:sz="0" w:space="0" w:color="auto"/>
      </w:divBdr>
    </w:div>
    <w:div w:id="260072533">
      <w:bodyDiv w:val="1"/>
      <w:marLeft w:val="0"/>
      <w:marRight w:val="0"/>
      <w:marTop w:val="0"/>
      <w:marBottom w:val="0"/>
      <w:divBdr>
        <w:top w:val="none" w:sz="0" w:space="0" w:color="auto"/>
        <w:left w:val="none" w:sz="0" w:space="0" w:color="auto"/>
        <w:bottom w:val="none" w:sz="0" w:space="0" w:color="auto"/>
        <w:right w:val="none" w:sz="0" w:space="0" w:color="auto"/>
      </w:divBdr>
    </w:div>
    <w:div w:id="340619630">
      <w:bodyDiv w:val="1"/>
      <w:marLeft w:val="0"/>
      <w:marRight w:val="0"/>
      <w:marTop w:val="0"/>
      <w:marBottom w:val="0"/>
      <w:divBdr>
        <w:top w:val="none" w:sz="0" w:space="0" w:color="auto"/>
        <w:left w:val="none" w:sz="0" w:space="0" w:color="auto"/>
        <w:bottom w:val="none" w:sz="0" w:space="0" w:color="auto"/>
        <w:right w:val="none" w:sz="0" w:space="0" w:color="auto"/>
      </w:divBdr>
    </w:div>
    <w:div w:id="398600398">
      <w:bodyDiv w:val="1"/>
      <w:marLeft w:val="0"/>
      <w:marRight w:val="0"/>
      <w:marTop w:val="0"/>
      <w:marBottom w:val="0"/>
      <w:divBdr>
        <w:top w:val="none" w:sz="0" w:space="0" w:color="auto"/>
        <w:left w:val="none" w:sz="0" w:space="0" w:color="auto"/>
        <w:bottom w:val="none" w:sz="0" w:space="0" w:color="auto"/>
        <w:right w:val="none" w:sz="0" w:space="0" w:color="auto"/>
      </w:divBdr>
      <w:divsChild>
        <w:div w:id="119496084">
          <w:marLeft w:val="0"/>
          <w:marRight w:val="0"/>
          <w:marTop w:val="0"/>
          <w:marBottom w:val="0"/>
          <w:divBdr>
            <w:top w:val="none" w:sz="0" w:space="0" w:color="auto"/>
            <w:left w:val="none" w:sz="0" w:space="0" w:color="auto"/>
            <w:bottom w:val="none" w:sz="0" w:space="0" w:color="auto"/>
            <w:right w:val="none" w:sz="0" w:space="0" w:color="auto"/>
          </w:divBdr>
        </w:div>
      </w:divsChild>
    </w:div>
    <w:div w:id="601764361">
      <w:bodyDiv w:val="1"/>
      <w:marLeft w:val="0"/>
      <w:marRight w:val="0"/>
      <w:marTop w:val="0"/>
      <w:marBottom w:val="0"/>
      <w:divBdr>
        <w:top w:val="none" w:sz="0" w:space="0" w:color="auto"/>
        <w:left w:val="none" w:sz="0" w:space="0" w:color="auto"/>
        <w:bottom w:val="none" w:sz="0" w:space="0" w:color="auto"/>
        <w:right w:val="none" w:sz="0" w:space="0" w:color="auto"/>
      </w:divBdr>
    </w:div>
    <w:div w:id="662779778">
      <w:bodyDiv w:val="1"/>
      <w:marLeft w:val="0"/>
      <w:marRight w:val="0"/>
      <w:marTop w:val="0"/>
      <w:marBottom w:val="0"/>
      <w:divBdr>
        <w:top w:val="none" w:sz="0" w:space="0" w:color="auto"/>
        <w:left w:val="none" w:sz="0" w:space="0" w:color="auto"/>
        <w:bottom w:val="none" w:sz="0" w:space="0" w:color="auto"/>
        <w:right w:val="none" w:sz="0" w:space="0" w:color="auto"/>
      </w:divBdr>
    </w:div>
    <w:div w:id="1005279247">
      <w:bodyDiv w:val="1"/>
      <w:marLeft w:val="0"/>
      <w:marRight w:val="0"/>
      <w:marTop w:val="0"/>
      <w:marBottom w:val="0"/>
      <w:divBdr>
        <w:top w:val="none" w:sz="0" w:space="0" w:color="auto"/>
        <w:left w:val="none" w:sz="0" w:space="0" w:color="auto"/>
        <w:bottom w:val="none" w:sz="0" w:space="0" w:color="auto"/>
        <w:right w:val="none" w:sz="0" w:space="0" w:color="auto"/>
      </w:divBdr>
    </w:div>
    <w:div w:id="1092237309">
      <w:bodyDiv w:val="1"/>
      <w:marLeft w:val="0"/>
      <w:marRight w:val="0"/>
      <w:marTop w:val="0"/>
      <w:marBottom w:val="0"/>
      <w:divBdr>
        <w:top w:val="none" w:sz="0" w:space="0" w:color="auto"/>
        <w:left w:val="none" w:sz="0" w:space="0" w:color="auto"/>
        <w:bottom w:val="none" w:sz="0" w:space="0" w:color="auto"/>
        <w:right w:val="none" w:sz="0" w:space="0" w:color="auto"/>
      </w:divBdr>
    </w:div>
    <w:div w:id="1360740830">
      <w:bodyDiv w:val="1"/>
      <w:marLeft w:val="0"/>
      <w:marRight w:val="0"/>
      <w:marTop w:val="0"/>
      <w:marBottom w:val="0"/>
      <w:divBdr>
        <w:top w:val="none" w:sz="0" w:space="0" w:color="auto"/>
        <w:left w:val="none" w:sz="0" w:space="0" w:color="auto"/>
        <w:bottom w:val="none" w:sz="0" w:space="0" w:color="auto"/>
        <w:right w:val="none" w:sz="0" w:space="0" w:color="auto"/>
      </w:divBdr>
      <w:divsChild>
        <w:div w:id="504440642">
          <w:marLeft w:val="0"/>
          <w:marRight w:val="0"/>
          <w:marTop w:val="0"/>
          <w:marBottom w:val="0"/>
          <w:divBdr>
            <w:top w:val="none" w:sz="0" w:space="0" w:color="auto"/>
            <w:left w:val="none" w:sz="0" w:space="0" w:color="auto"/>
            <w:bottom w:val="none" w:sz="0" w:space="0" w:color="auto"/>
            <w:right w:val="none" w:sz="0" w:space="0" w:color="auto"/>
          </w:divBdr>
        </w:div>
        <w:div w:id="1286889131">
          <w:marLeft w:val="0"/>
          <w:marRight w:val="0"/>
          <w:marTop w:val="0"/>
          <w:marBottom w:val="0"/>
          <w:divBdr>
            <w:top w:val="none" w:sz="0" w:space="0" w:color="auto"/>
            <w:left w:val="none" w:sz="0" w:space="0" w:color="auto"/>
            <w:bottom w:val="none" w:sz="0" w:space="0" w:color="auto"/>
            <w:right w:val="none" w:sz="0" w:space="0" w:color="auto"/>
          </w:divBdr>
          <w:divsChild>
            <w:div w:id="884373741">
              <w:marLeft w:val="0"/>
              <w:marRight w:val="0"/>
              <w:marTop w:val="0"/>
              <w:marBottom w:val="0"/>
              <w:divBdr>
                <w:top w:val="none" w:sz="0" w:space="0" w:color="auto"/>
                <w:left w:val="none" w:sz="0" w:space="0" w:color="auto"/>
                <w:bottom w:val="none" w:sz="0" w:space="0" w:color="auto"/>
                <w:right w:val="none" w:sz="0" w:space="0" w:color="auto"/>
              </w:divBdr>
            </w:div>
          </w:divsChild>
        </w:div>
        <w:div w:id="1582373273">
          <w:marLeft w:val="0"/>
          <w:marRight w:val="0"/>
          <w:marTop w:val="0"/>
          <w:marBottom w:val="0"/>
          <w:divBdr>
            <w:top w:val="none" w:sz="0" w:space="0" w:color="auto"/>
            <w:left w:val="none" w:sz="0" w:space="0" w:color="auto"/>
            <w:bottom w:val="none" w:sz="0" w:space="0" w:color="auto"/>
            <w:right w:val="none" w:sz="0" w:space="0" w:color="auto"/>
          </w:divBdr>
          <w:divsChild>
            <w:div w:id="1705210410">
              <w:marLeft w:val="0"/>
              <w:marRight w:val="0"/>
              <w:marTop w:val="0"/>
              <w:marBottom w:val="0"/>
              <w:divBdr>
                <w:top w:val="none" w:sz="0" w:space="0" w:color="auto"/>
                <w:left w:val="none" w:sz="0" w:space="0" w:color="auto"/>
                <w:bottom w:val="none" w:sz="0" w:space="0" w:color="auto"/>
                <w:right w:val="none" w:sz="0" w:space="0" w:color="auto"/>
              </w:divBdr>
            </w:div>
          </w:divsChild>
        </w:div>
        <w:div w:id="1467701669">
          <w:marLeft w:val="0"/>
          <w:marRight w:val="0"/>
          <w:marTop w:val="0"/>
          <w:marBottom w:val="0"/>
          <w:divBdr>
            <w:top w:val="none" w:sz="0" w:space="0" w:color="auto"/>
            <w:left w:val="none" w:sz="0" w:space="0" w:color="auto"/>
            <w:bottom w:val="none" w:sz="0" w:space="0" w:color="auto"/>
            <w:right w:val="none" w:sz="0" w:space="0" w:color="auto"/>
          </w:divBdr>
        </w:div>
        <w:div w:id="851842565">
          <w:marLeft w:val="0"/>
          <w:marRight w:val="0"/>
          <w:marTop w:val="0"/>
          <w:marBottom w:val="0"/>
          <w:divBdr>
            <w:top w:val="none" w:sz="0" w:space="0" w:color="auto"/>
            <w:left w:val="none" w:sz="0" w:space="0" w:color="auto"/>
            <w:bottom w:val="none" w:sz="0" w:space="0" w:color="auto"/>
            <w:right w:val="none" w:sz="0" w:space="0" w:color="auto"/>
          </w:divBdr>
          <w:divsChild>
            <w:div w:id="10620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772">
      <w:bodyDiv w:val="1"/>
      <w:marLeft w:val="0"/>
      <w:marRight w:val="0"/>
      <w:marTop w:val="0"/>
      <w:marBottom w:val="0"/>
      <w:divBdr>
        <w:top w:val="none" w:sz="0" w:space="0" w:color="auto"/>
        <w:left w:val="none" w:sz="0" w:space="0" w:color="auto"/>
        <w:bottom w:val="none" w:sz="0" w:space="0" w:color="auto"/>
        <w:right w:val="none" w:sz="0" w:space="0" w:color="auto"/>
      </w:divBdr>
    </w:div>
    <w:div w:id="1690830429">
      <w:bodyDiv w:val="1"/>
      <w:marLeft w:val="0"/>
      <w:marRight w:val="0"/>
      <w:marTop w:val="0"/>
      <w:marBottom w:val="0"/>
      <w:divBdr>
        <w:top w:val="none" w:sz="0" w:space="0" w:color="auto"/>
        <w:left w:val="none" w:sz="0" w:space="0" w:color="auto"/>
        <w:bottom w:val="none" w:sz="0" w:space="0" w:color="auto"/>
        <w:right w:val="none" w:sz="0" w:space="0" w:color="auto"/>
      </w:divBdr>
      <w:divsChild>
        <w:div w:id="2114277654">
          <w:marLeft w:val="0"/>
          <w:marRight w:val="0"/>
          <w:marTop w:val="0"/>
          <w:marBottom w:val="0"/>
          <w:divBdr>
            <w:top w:val="none" w:sz="0" w:space="0" w:color="auto"/>
            <w:left w:val="none" w:sz="0" w:space="0" w:color="auto"/>
            <w:bottom w:val="none" w:sz="0" w:space="0" w:color="auto"/>
            <w:right w:val="none" w:sz="0" w:space="0" w:color="auto"/>
          </w:divBdr>
        </w:div>
      </w:divsChild>
    </w:div>
    <w:div w:id="1700398718">
      <w:bodyDiv w:val="1"/>
      <w:marLeft w:val="0"/>
      <w:marRight w:val="0"/>
      <w:marTop w:val="0"/>
      <w:marBottom w:val="0"/>
      <w:divBdr>
        <w:top w:val="none" w:sz="0" w:space="0" w:color="auto"/>
        <w:left w:val="none" w:sz="0" w:space="0" w:color="auto"/>
        <w:bottom w:val="none" w:sz="0" w:space="0" w:color="auto"/>
        <w:right w:val="none" w:sz="0" w:space="0" w:color="auto"/>
      </w:divBdr>
    </w:div>
    <w:div w:id="1763261930">
      <w:bodyDiv w:val="1"/>
      <w:marLeft w:val="0"/>
      <w:marRight w:val="0"/>
      <w:marTop w:val="0"/>
      <w:marBottom w:val="0"/>
      <w:divBdr>
        <w:top w:val="none" w:sz="0" w:space="0" w:color="auto"/>
        <w:left w:val="none" w:sz="0" w:space="0" w:color="auto"/>
        <w:bottom w:val="none" w:sz="0" w:space="0" w:color="auto"/>
        <w:right w:val="none" w:sz="0" w:space="0" w:color="auto"/>
      </w:divBdr>
    </w:div>
    <w:div w:id="1870146424">
      <w:bodyDiv w:val="1"/>
      <w:marLeft w:val="0"/>
      <w:marRight w:val="0"/>
      <w:marTop w:val="0"/>
      <w:marBottom w:val="0"/>
      <w:divBdr>
        <w:top w:val="none" w:sz="0" w:space="0" w:color="auto"/>
        <w:left w:val="none" w:sz="0" w:space="0" w:color="auto"/>
        <w:bottom w:val="none" w:sz="0" w:space="0" w:color="auto"/>
        <w:right w:val="none" w:sz="0" w:space="0" w:color="auto"/>
      </w:divBdr>
    </w:div>
    <w:div w:id="1908563729">
      <w:bodyDiv w:val="1"/>
      <w:marLeft w:val="0"/>
      <w:marRight w:val="0"/>
      <w:marTop w:val="0"/>
      <w:marBottom w:val="0"/>
      <w:divBdr>
        <w:top w:val="none" w:sz="0" w:space="0" w:color="auto"/>
        <w:left w:val="none" w:sz="0" w:space="0" w:color="auto"/>
        <w:bottom w:val="none" w:sz="0" w:space="0" w:color="auto"/>
        <w:right w:val="none" w:sz="0" w:space="0" w:color="auto"/>
      </w:divBdr>
    </w:div>
    <w:div w:id="1988976578">
      <w:bodyDiv w:val="1"/>
      <w:marLeft w:val="0"/>
      <w:marRight w:val="0"/>
      <w:marTop w:val="0"/>
      <w:marBottom w:val="0"/>
      <w:divBdr>
        <w:top w:val="none" w:sz="0" w:space="0" w:color="auto"/>
        <w:left w:val="none" w:sz="0" w:space="0" w:color="auto"/>
        <w:bottom w:val="none" w:sz="0" w:space="0" w:color="auto"/>
        <w:right w:val="none" w:sz="0" w:space="0" w:color="auto"/>
      </w:divBdr>
    </w:div>
    <w:div w:id="200096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2564</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Gondre-Lewis, Marjorie</dc:creator>
  <cp:keywords/>
  <dc:description/>
  <cp:lastModifiedBy>hector bravo</cp:lastModifiedBy>
  <cp:revision>2</cp:revision>
  <dcterms:created xsi:type="dcterms:W3CDTF">2025-08-19T15:50:00Z</dcterms:created>
  <dcterms:modified xsi:type="dcterms:W3CDTF">2025-08-19T15:50:00Z</dcterms:modified>
</cp:coreProperties>
</file>